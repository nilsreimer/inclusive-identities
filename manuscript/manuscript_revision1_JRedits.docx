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07184" w14:textId="77777777" w:rsidR="007E5C49" w:rsidRPr="00561643" w:rsidRDefault="00595283" w:rsidP="007E5C49">
      <w:pPr>
        <w:pStyle w:val="Title"/>
      </w:pPr>
      <w:r w:rsidRPr="00561643">
        <w:t>Intergroup contact fosters</w:t>
      </w:r>
    </w:p>
    <w:p w14:paraId="375AF874" w14:textId="7902D8B4" w:rsidR="00595283" w:rsidRPr="00B01254" w:rsidRDefault="00595283" w:rsidP="007E5C49">
      <w:pPr>
        <w:pStyle w:val="Title"/>
      </w:pPr>
      <w:r w:rsidRPr="00B01254">
        <w:t>more inclusive social identities</w:t>
      </w:r>
    </w:p>
    <w:p w14:paraId="6EB90E90" w14:textId="3096436C" w:rsidR="00C71C0A" w:rsidRPr="00BA02AF" w:rsidRDefault="006408B5" w:rsidP="00C71C0A">
      <w:pPr>
        <w:pStyle w:val="Abstract"/>
      </w:pPr>
      <w:r w:rsidRPr="00154FCB">
        <w:t xml:space="preserve">We examined how </w:t>
      </w:r>
      <w:del w:id="0" w:author="Nils Reimer" w:date="2018-10-10T15:57:00Z">
        <w:r w:rsidRPr="00154FCB" w:rsidDel="005B7C6C">
          <w:delText xml:space="preserve">South Indian students </w:delText>
        </w:r>
      </w:del>
      <w:ins w:id="1" w:author="Nils Reimer" w:date="2018-10-10T15:57:00Z">
        <w:r w:rsidR="005B7C6C">
          <w:t xml:space="preserve">individuals </w:t>
        </w:r>
      </w:ins>
      <w:r w:rsidRPr="00154FCB">
        <w:t xml:space="preserve">construct their social identities from multiple group memberships—and whether </w:t>
      </w:r>
      <w:del w:id="2" w:author="Nils Reimer" w:date="2018-10-10T15:57:00Z">
        <w:r w:rsidRPr="00154FCB" w:rsidDel="005B7C6C">
          <w:delText>contact with caste and religious outgroups</w:delText>
        </w:r>
      </w:del>
      <w:ins w:id="3" w:author="Nils Reimer" w:date="2018-10-10T15:57:00Z">
        <w:r w:rsidR="005B7C6C">
          <w:t xml:space="preserve">intergroup contact </w:t>
        </w:r>
      </w:ins>
      <w:del w:id="4" w:author="Nils Reimer" w:date="2018-10-10T15:57:00Z">
        <w:r w:rsidRPr="00154FCB" w:rsidDel="005B7C6C">
          <w:delText xml:space="preserve"> </w:delText>
        </w:r>
      </w:del>
      <w:r w:rsidRPr="00154FCB">
        <w:t xml:space="preserve">fosters more inclusive social identities. Participants (N = 351) viewed 24 identity cards, each representing a person with whom participants shared none, one, two, or all three group memberships. Participants reported whether they considered each person as “us” or “not us”, showing whom they included in their ingroup, and whom they excluded. Using this method, we found that participants tended to exclude caste and religious </w:t>
      </w:r>
      <w:del w:id="5" w:author="Nils Reimer" w:date="2018-10-10T16:03:00Z">
        <w:r w:rsidRPr="00154FCB" w:rsidDel="002F282C">
          <w:delText>minorities</w:delText>
        </w:r>
      </w:del>
      <w:ins w:id="6" w:author="Nils Reimer" w:date="2018-10-10T16:03:00Z">
        <w:r w:rsidR="002F282C">
          <w:t>outgroups</w:t>
        </w:r>
      </w:ins>
      <w:r w:rsidRPr="00154FCB">
        <w:t>, replicating persistent social divides</w:t>
      </w:r>
      <w:ins w:id="7" w:author="Nils Reimer" w:date="2018-10-10T15:58:00Z">
        <w:r w:rsidR="005B7C6C">
          <w:t xml:space="preserve"> in South India</w:t>
        </w:r>
      </w:ins>
      <w:r w:rsidRPr="00154FCB">
        <w:t>. Bridging these divides, cross-group friendship was associated with more inclusive identities, while more inclusive identities were associated with more favourable outgroup attitudes. Negative contact</w:t>
      </w:r>
      <w:r w:rsidR="00CD5D69" w:rsidRPr="00154FCB">
        <w:t>—</w:t>
      </w:r>
      <w:r w:rsidR="00195FB2" w:rsidRPr="00154FCB">
        <w:t xml:space="preserve">but not </w:t>
      </w:r>
      <w:r w:rsidR="009E79CB" w:rsidRPr="00154FCB">
        <w:t>social dominance orientation</w:t>
      </w:r>
      <w:r w:rsidR="00CD5D69" w:rsidRPr="00154FCB">
        <w:t>—</w:t>
      </w:r>
      <w:r w:rsidRPr="00154FCB">
        <w:t>was associated with less inclusive identities</w:t>
      </w:r>
      <w:r w:rsidR="004A1E44" w:rsidRPr="00154FCB">
        <w:t>, showing that past experiences</w:t>
      </w:r>
      <w:ins w:id="8" w:author="Nils Reimer" w:date="2018-10-10T15:59:00Z">
        <w:r w:rsidR="00B8019A">
          <w:t>—not ideological orientations—</w:t>
        </w:r>
      </w:ins>
      <w:del w:id="9" w:author="Nils Reimer" w:date="2018-10-10T15:59:00Z">
        <w:r w:rsidR="004A1E44" w:rsidRPr="00154FCB" w:rsidDel="00B8019A">
          <w:delText xml:space="preserve"> </w:delText>
        </w:r>
      </w:del>
      <w:r w:rsidR="004A1E44" w:rsidRPr="00154FCB">
        <w:t>shape</w:t>
      </w:r>
      <w:r w:rsidR="009E79CB" w:rsidRPr="00154FCB">
        <w:t>d</w:t>
      </w:r>
      <w:r w:rsidR="00CD5D69" w:rsidRPr="00154FCB">
        <w:t xml:space="preserve"> whom participants considered “us” and “not us”</w:t>
      </w:r>
      <w:r w:rsidRPr="00154FCB">
        <w:t>.</w:t>
      </w:r>
      <w:r w:rsidR="00504B76" w:rsidRPr="00154FCB">
        <w:t xml:space="preserve"> </w:t>
      </w:r>
      <w:r w:rsidR="00B2405A" w:rsidRPr="00154FCB">
        <w:t>Contact</w:t>
      </w:r>
      <w:r w:rsidR="00B433C6" w:rsidRPr="00154FCB">
        <w:t xml:space="preserve"> </w:t>
      </w:r>
      <w:r w:rsidR="002D6E0B" w:rsidRPr="00154FCB">
        <w:t>and identity processes were unrelated to support for affirmative action</w:t>
      </w:r>
      <w:r w:rsidR="007C7BE0" w:rsidRPr="00154FCB">
        <w:t>.</w:t>
      </w:r>
    </w:p>
    <w:p w14:paraId="32599722" w14:textId="46C82E70" w:rsidR="00F77928" w:rsidRDefault="00472B4E" w:rsidP="00F77928">
      <w:pPr>
        <w:pStyle w:val="FirstParagraph"/>
      </w:pPr>
      <w:r w:rsidRPr="00BD7F4A">
        <w:t xml:space="preserve">How we feel about and act toward </w:t>
      </w:r>
      <w:r w:rsidR="00422979">
        <w:t>others</w:t>
      </w:r>
      <w:r w:rsidRPr="00BD7F4A">
        <w:t xml:space="preserve"> depends on </w:t>
      </w:r>
      <w:r w:rsidR="00CD5781" w:rsidRPr="00BD7F4A">
        <w:t>w</w:t>
      </w:r>
      <w:r w:rsidR="009159C8" w:rsidRPr="00BD7F4A">
        <w:t>h</w:t>
      </w:r>
      <w:r w:rsidR="00CC042A" w:rsidRPr="00BD7F4A">
        <w:t>om we consider “us” and “</w:t>
      </w:r>
      <w:r w:rsidR="006F6B2F" w:rsidRPr="00BD7F4A">
        <w:t>them</w:t>
      </w:r>
      <w:r w:rsidR="00CC042A" w:rsidRPr="00BD7F4A">
        <w:t>”</w:t>
      </w:r>
      <w:r w:rsidR="006F6B2F" w:rsidRPr="00BD7F4A">
        <w:t>—that is, whom we include in our ingroup, and whom we exclude</w:t>
      </w:r>
      <w:r w:rsidR="00CD5781" w:rsidRPr="00BD7F4A">
        <w:t xml:space="preserve"> (for a review, see Reimer, Schmid, </w:t>
      </w:r>
      <w:r w:rsidR="003E6F5B" w:rsidRPr="00BD7F4A">
        <w:t xml:space="preserve">Hewstone, &amp; Al Ramiah, in press). </w:t>
      </w:r>
      <w:del w:id="10" w:author="James Rae" w:date="2018-10-15T18:27:00Z">
        <w:r w:rsidR="00AB79A9" w:rsidRPr="00BD7F4A" w:rsidDel="00AD3AD6">
          <w:delText>In some situations</w:delText>
        </w:r>
      </w:del>
      <w:ins w:id="11" w:author="James Rae" w:date="2018-10-15T18:27:00Z">
        <w:r w:rsidR="00AD3AD6">
          <w:t>Sometimes</w:t>
        </w:r>
      </w:ins>
      <w:del w:id="12" w:author="James Rae" w:date="2018-10-15T18:27:00Z">
        <w:r w:rsidR="001D1DDB" w:rsidRPr="00BD7F4A" w:rsidDel="00AD3AD6">
          <w:delText>,</w:delText>
        </w:r>
      </w:del>
      <w:r w:rsidR="001D1DDB" w:rsidRPr="00BD7F4A">
        <w:t xml:space="preserve"> </w:t>
      </w:r>
      <w:r w:rsidR="00496ABE" w:rsidRPr="00BD7F4A">
        <w:t xml:space="preserve">it is </w:t>
      </w:r>
      <w:r w:rsidR="00F77928">
        <w:t>clear</w:t>
      </w:r>
      <w:r w:rsidR="00496ABE" w:rsidRPr="00BD7F4A">
        <w:t xml:space="preserve"> </w:t>
      </w:r>
      <w:r w:rsidR="009E6E05" w:rsidRPr="00BD7F4A">
        <w:t>who</w:t>
      </w:r>
      <w:r w:rsidR="00666BC2" w:rsidRPr="00BD7F4A">
        <w:t xml:space="preserve"> is </w:t>
      </w:r>
      <w:r w:rsidR="00C31B20">
        <w:t xml:space="preserve">in </w:t>
      </w:r>
      <w:r w:rsidR="00416AE0" w:rsidRPr="00BD7F4A">
        <w:t xml:space="preserve">the ingroup and who is </w:t>
      </w:r>
      <w:r w:rsidR="004C0849">
        <w:t>not</w:t>
      </w:r>
      <w:r w:rsidRPr="00BD7F4A">
        <w:t>.</w:t>
      </w:r>
      <w:r w:rsidR="00F17E81" w:rsidRPr="00BD7F4A">
        <w:t xml:space="preserve"> </w:t>
      </w:r>
      <w:commentRangeStart w:id="13"/>
      <w:r w:rsidR="00F17E81" w:rsidRPr="00BD7F4A">
        <w:t xml:space="preserve">On a </w:t>
      </w:r>
      <w:r w:rsidR="0007480F" w:rsidRPr="00BD7F4A">
        <w:t xml:space="preserve">football pitch, for example, </w:t>
      </w:r>
      <w:r w:rsidR="00911AE5" w:rsidRPr="00BD7F4A">
        <w:t xml:space="preserve">players tend to think of their own team as “us”, and of the other team as “them”, and try </w:t>
      </w:r>
      <w:r w:rsidR="00D83661" w:rsidRPr="00BD7F4A">
        <w:t>their best</w:t>
      </w:r>
      <w:r w:rsidR="00911AE5" w:rsidRPr="00BD7F4A">
        <w:t xml:space="preserve"> to </w:t>
      </w:r>
      <w:r w:rsidR="00D83661" w:rsidRPr="00BD7F4A">
        <w:t>make</w:t>
      </w:r>
      <w:r w:rsidR="00907680" w:rsidRPr="00BD7F4A">
        <w:t xml:space="preserve"> </w:t>
      </w:r>
      <w:r w:rsidR="00911AE5" w:rsidRPr="00BD7F4A">
        <w:t>their own team win</w:t>
      </w:r>
      <w:r w:rsidR="00104947" w:rsidRPr="00BD7F4A">
        <w:t>.</w:t>
      </w:r>
      <w:r w:rsidR="00911AE5" w:rsidRPr="00BD7F4A">
        <w:t xml:space="preserve"> </w:t>
      </w:r>
      <w:commentRangeEnd w:id="13"/>
      <w:r w:rsidR="00AD3AD6">
        <w:rPr>
          <w:rStyle w:val="CommentReference"/>
        </w:rPr>
        <w:commentReference w:id="13"/>
      </w:r>
      <w:r w:rsidR="00713DB3" w:rsidRPr="00BD7F4A">
        <w:t xml:space="preserve">In </w:t>
      </w:r>
      <w:r w:rsidR="001718D1" w:rsidRPr="00BD7F4A">
        <w:t>many</w:t>
      </w:r>
      <w:r w:rsidR="00713DB3" w:rsidRPr="00BD7F4A">
        <w:t xml:space="preserve"> situations, </w:t>
      </w:r>
      <w:r w:rsidR="00383DC7" w:rsidRPr="00BD7F4A">
        <w:t>this distinction is</w:t>
      </w:r>
      <w:r w:rsidR="006F2D27" w:rsidRPr="00BD7F4A">
        <w:t xml:space="preserve"> </w:t>
      </w:r>
      <w:r w:rsidR="00091758" w:rsidRPr="00BD7F4A">
        <w:t xml:space="preserve">less clear </w:t>
      </w:r>
      <w:r w:rsidR="008C2720" w:rsidRPr="00BD7F4A">
        <w:t>because</w:t>
      </w:r>
      <w:r w:rsidR="00AF2802" w:rsidRPr="00BD7F4A">
        <w:t xml:space="preserve"> </w:t>
      </w:r>
      <w:r w:rsidR="009B2152" w:rsidRPr="00BD7F4A">
        <w:t xml:space="preserve">it </w:t>
      </w:r>
      <w:r w:rsidR="00931398" w:rsidRPr="00BD7F4A">
        <w:t>rests</w:t>
      </w:r>
      <w:r w:rsidR="00BE35D8" w:rsidRPr="00BD7F4A">
        <w:t xml:space="preserve"> </w:t>
      </w:r>
      <w:r w:rsidR="008F1530" w:rsidRPr="00BD7F4A">
        <w:t>on multiple</w:t>
      </w:r>
      <w:r w:rsidR="00C80C53" w:rsidRPr="00BD7F4A">
        <w:t xml:space="preserve"> </w:t>
      </w:r>
      <w:ins w:id="14" w:author="James Rae" w:date="2018-10-15T18:27:00Z">
        <w:r w:rsidR="00AD3AD6">
          <w:t xml:space="preserve">– and often interrelated - </w:t>
        </w:r>
      </w:ins>
      <w:r w:rsidR="007A38F9">
        <w:t>categories</w:t>
      </w:r>
      <w:r w:rsidR="008F1530" w:rsidRPr="00BD7F4A">
        <w:t>.</w:t>
      </w:r>
      <w:r w:rsidR="00CB7B66" w:rsidRPr="00BD7F4A">
        <w:t xml:space="preserve"> </w:t>
      </w:r>
      <w:del w:id="15" w:author="James Rae" w:date="2018-10-15T18:27:00Z">
        <w:r w:rsidR="00EF6F43" w:rsidRPr="00BD7F4A" w:rsidDel="00AD3AD6">
          <w:delText>Often</w:delText>
        </w:r>
        <w:r w:rsidR="00690A58" w:rsidRPr="00BD7F4A" w:rsidDel="00AD3AD6">
          <w:delText xml:space="preserve">, </w:delText>
        </w:r>
        <w:r w:rsidR="009C52EE" w:rsidDel="00AD3AD6">
          <w:delText>these</w:delText>
        </w:r>
        <w:r w:rsidR="005D5C16" w:rsidDel="00AD3AD6">
          <w:delText xml:space="preserve"> </w:delText>
        </w:r>
        <w:r w:rsidR="00434B58" w:rsidRPr="00BD7F4A" w:rsidDel="00AD3AD6">
          <w:delText>categor</w:delText>
        </w:r>
        <w:r w:rsidR="005D5C16" w:rsidDel="00AD3AD6">
          <w:delText xml:space="preserve">ies </w:delText>
        </w:r>
        <w:r w:rsidR="00434B58" w:rsidRPr="00BD7F4A" w:rsidDel="00AD3AD6">
          <w:delText>are interrelated.</w:delText>
        </w:r>
        <w:r w:rsidR="00BA5D69" w:rsidRPr="00BD7F4A" w:rsidDel="00AD3AD6">
          <w:delText xml:space="preserve"> </w:delText>
        </w:r>
      </w:del>
      <w:r w:rsidR="00BA5D69" w:rsidRPr="00BD7F4A">
        <w:t>Many Americans, for example, associate</w:t>
      </w:r>
      <w:r w:rsidR="00434B58" w:rsidRPr="00BD7F4A">
        <w:t xml:space="preserve"> </w:t>
      </w:r>
      <w:r w:rsidR="00BA5D69" w:rsidRPr="00BD7F4A">
        <w:t>being American</w:t>
      </w:r>
      <w:r w:rsidR="00434B58" w:rsidRPr="00BD7F4A">
        <w:t xml:space="preserve"> with being </w:t>
      </w:r>
      <w:r w:rsidR="00AD3A6E" w:rsidRPr="00BD7F4A">
        <w:t>W</w:t>
      </w:r>
      <w:r w:rsidR="00434B58" w:rsidRPr="00BD7F4A">
        <w:t>hite</w:t>
      </w:r>
      <w:r w:rsidR="00807BE4" w:rsidRPr="00BD7F4A">
        <w:t xml:space="preserve"> </w:t>
      </w:r>
      <w:del w:id="16" w:author="James Rae" w:date="2018-10-15T18:29:00Z">
        <w:r w:rsidR="00807BE4" w:rsidRPr="00BD7F4A" w:rsidDel="00AD3AD6">
          <w:delText>American</w:delText>
        </w:r>
        <w:r w:rsidR="00BA5D69" w:rsidRPr="00BD7F4A" w:rsidDel="00AD3AD6">
          <w:delText xml:space="preserve"> </w:delText>
        </w:r>
      </w:del>
      <w:r w:rsidR="00EA179B" w:rsidRPr="00BD7F4A">
        <w:t xml:space="preserve">(Devos &amp; </w:t>
      </w:r>
      <w:proofErr w:type="spellStart"/>
      <w:r w:rsidR="00EA179B" w:rsidRPr="00BD7F4A">
        <w:t>Banaji</w:t>
      </w:r>
      <w:proofErr w:type="spellEnd"/>
      <w:r w:rsidR="00EA179B" w:rsidRPr="00BD7F4A">
        <w:t xml:space="preserve">, </w:t>
      </w:r>
      <w:r w:rsidR="00690A58" w:rsidRPr="00BD7F4A">
        <w:t>2005)</w:t>
      </w:r>
      <w:ins w:id="17" w:author="James Rae" w:date="2018-10-15T18:29:00Z">
        <w:r w:rsidR="00AD3AD6">
          <w:t xml:space="preserve">, </w:t>
        </w:r>
      </w:ins>
      <w:del w:id="18" w:author="James Rae" w:date="2018-10-15T18:29:00Z">
        <w:r w:rsidR="00434B58" w:rsidRPr="00BD7F4A" w:rsidDel="00AD3AD6">
          <w:delText xml:space="preserve">. </w:delText>
        </w:r>
        <w:r w:rsidR="00AD3A6E" w:rsidRPr="00BD7F4A" w:rsidDel="00AD3AD6">
          <w:delText>This suggests</w:delText>
        </w:r>
      </w:del>
      <w:ins w:id="19" w:author="James Rae" w:date="2018-10-15T18:29:00Z">
        <w:r w:rsidR="00AD3AD6">
          <w:t>suggesting</w:t>
        </w:r>
      </w:ins>
      <w:r w:rsidR="00AD3A6E" w:rsidRPr="00BD7F4A">
        <w:t xml:space="preserve"> that </w:t>
      </w:r>
      <w:r w:rsidR="00DC2DB5" w:rsidRPr="00BD7F4A">
        <w:t xml:space="preserve">whom </w:t>
      </w:r>
      <w:r w:rsidR="00AD3A6E" w:rsidRPr="00BD7F4A">
        <w:t>American</w:t>
      </w:r>
      <w:r w:rsidR="00DC2DB5" w:rsidRPr="00BD7F4A">
        <w:t>s consider “us” and “them”</w:t>
      </w:r>
      <w:r w:rsidR="00D446C9" w:rsidRPr="00BD7F4A">
        <w:t xml:space="preserve"> </w:t>
      </w:r>
      <w:r w:rsidR="00795CD2">
        <w:t>might</w:t>
      </w:r>
      <w:r w:rsidR="003014CC" w:rsidRPr="00BD7F4A">
        <w:t xml:space="preserve"> </w:t>
      </w:r>
      <w:r w:rsidR="00DC2DB5" w:rsidRPr="00BD7F4A">
        <w:t>depend</w:t>
      </w:r>
      <w:r w:rsidR="00D446C9" w:rsidRPr="00BD7F4A">
        <w:t xml:space="preserve"> </w:t>
      </w:r>
      <w:r w:rsidR="001F477F" w:rsidRPr="00BD7F4A">
        <w:t>on someone’</w:t>
      </w:r>
      <w:r w:rsidR="005C7F14" w:rsidRPr="00BD7F4A">
        <w:t>s</w:t>
      </w:r>
      <w:r w:rsidR="001F477F" w:rsidRPr="00BD7F4A">
        <w:t xml:space="preserve"> race </w:t>
      </w:r>
      <w:r w:rsidR="001F477F" w:rsidRPr="00BD7F4A">
        <w:rPr>
          <w:i/>
        </w:rPr>
        <w:t>and</w:t>
      </w:r>
      <w:r w:rsidR="001F477F" w:rsidRPr="00BD7F4A">
        <w:t xml:space="preserve"> nationality</w:t>
      </w:r>
      <w:r w:rsidR="00003AA1" w:rsidRPr="00BD7F4A">
        <w:t xml:space="preserve"> (and perhaps other categories, such as religion or language)</w:t>
      </w:r>
      <w:r w:rsidR="001F477F" w:rsidRPr="00BD7F4A">
        <w:t>.</w:t>
      </w:r>
      <w:r w:rsidR="005C7F14" w:rsidRPr="00BD7F4A">
        <w:t xml:space="preserve"> </w:t>
      </w:r>
      <w:del w:id="20" w:author="James Rae" w:date="2018-10-15T18:29:00Z">
        <w:r w:rsidR="0078522E" w:rsidRPr="00BD7F4A" w:rsidDel="00AD3AD6">
          <w:delText>In this paper</w:delText>
        </w:r>
      </w:del>
      <w:ins w:id="21" w:author="James Rae" w:date="2018-10-15T18:29:00Z">
        <w:r w:rsidR="00AD3AD6">
          <w:t>Here</w:t>
        </w:r>
      </w:ins>
      <w:r w:rsidR="0078522E" w:rsidRPr="00BD7F4A">
        <w:t xml:space="preserve">, we examine how </w:t>
      </w:r>
      <w:r w:rsidR="00E90FE6">
        <w:t xml:space="preserve">people’s </w:t>
      </w:r>
      <w:r w:rsidR="006A24EB" w:rsidRPr="00BD7F4A">
        <w:t>group</w:t>
      </w:r>
      <w:r w:rsidR="0078522E" w:rsidRPr="00BD7F4A">
        <w:t xml:space="preserve"> memberships shape</w:t>
      </w:r>
      <w:r w:rsidR="00E90FE6">
        <w:t xml:space="preserve"> whom they consider</w:t>
      </w:r>
      <w:r w:rsidR="0078522E" w:rsidRPr="00BD7F4A">
        <w:t xml:space="preserve"> “us” and “</w:t>
      </w:r>
      <w:r w:rsidR="00B7689C" w:rsidRPr="00BD7F4A">
        <w:t>not us</w:t>
      </w:r>
      <w:r w:rsidR="0078522E" w:rsidRPr="00BD7F4A">
        <w:t>”</w:t>
      </w:r>
      <w:del w:id="22" w:author="James Rae" w:date="2018-10-22T11:28:00Z">
        <w:r w:rsidR="0078522E" w:rsidRPr="00BD7F4A" w:rsidDel="005C4060">
          <w:delText>,</w:delText>
        </w:r>
      </w:del>
      <w:r w:rsidR="0078522E" w:rsidRPr="00BD7F4A">
        <w:t xml:space="preserve"> and </w:t>
      </w:r>
      <w:r w:rsidR="00B90DC4" w:rsidRPr="00BD7F4A">
        <w:t>test</w:t>
      </w:r>
      <w:r w:rsidR="0078522E" w:rsidRPr="00BD7F4A">
        <w:t xml:space="preserve"> </w:t>
      </w:r>
      <w:del w:id="23" w:author="James Rae" w:date="2018-10-15T18:30:00Z">
        <w:r w:rsidR="0078522E" w:rsidRPr="00BD7F4A" w:rsidDel="00AD3AD6">
          <w:delText xml:space="preserve">what </w:delText>
        </w:r>
      </w:del>
      <w:r w:rsidR="0078522E" w:rsidRPr="00BD7F4A">
        <w:t xml:space="preserve">the antecedents and consequences of more inclusive </w:t>
      </w:r>
      <w:r w:rsidR="00DA0D7B">
        <w:t>social identities</w:t>
      </w:r>
      <w:del w:id="24" w:author="James Rae" w:date="2018-10-15T18:30:00Z">
        <w:r w:rsidR="0078522E" w:rsidRPr="00BD7F4A" w:rsidDel="00AD3AD6">
          <w:delText xml:space="preserve"> are</w:delText>
        </w:r>
      </w:del>
      <w:r w:rsidR="0078522E" w:rsidRPr="00BD7F4A">
        <w:t>.</w:t>
      </w:r>
    </w:p>
    <w:p w14:paraId="50988155" w14:textId="09494AA0" w:rsidR="004F21CE" w:rsidRPr="00220132" w:rsidRDefault="002815C4" w:rsidP="004F21CE">
      <w:pPr>
        <w:rPr>
          <w:i/>
          <w:color w:val="A6A6A6" w:themeColor="background1" w:themeShade="A6"/>
        </w:rPr>
      </w:pPr>
      <w:r w:rsidRPr="001249BA">
        <w:t xml:space="preserve">Social psychological theories </w:t>
      </w:r>
      <w:r w:rsidR="002A2BEB">
        <w:t xml:space="preserve">have </w:t>
      </w:r>
      <w:r w:rsidR="00E73A12">
        <w:t>argue</w:t>
      </w:r>
      <w:r w:rsidR="002A2BEB">
        <w:t>d</w:t>
      </w:r>
      <w:r w:rsidR="00557843">
        <w:t xml:space="preserve"> for</w:t>
      </w:r>
      <w:r w:rsidRPr="001249BA">
        <w:t xml:space="preserve"> the importance of</w:t>
      </w:r>
      <w:r w:rsidR="00771EC0">
        <w:t xml:space="preserve"> </w:t>
      </w:r>
      <w:r w:rsidR="00422812">
        <w:t xml:space="preserve">considering </w:t>
      </w:r>
      <w:r w:rsidRPr="001249BA">
        <w:t xml:space="preserve">two (Berry, 1997; </w:t>
      </w:r>
      <w:r w:rsidR="00191AF7" w:rsidRPr="001249BA">
        <w:t xml:space="preserve">Crisp &amp; Hewstone, 2007; </w:t>
      </w:r>
      <w:r w:rsidRPr="001249BA">
        <w:t xml:space="preserve">Dovidio, Gaertner &amp; </w:t>
      </w:r>
      <w:r w:rsidRPr="001249BA">
        <w:lastRenderedPageBreak/>
        <w:t>Saguy, 2009) or more (Roccas &amp; Brewer, 2002) social categori</w:t>
      </w:r>
      <w:r w:rsidR="0047436F" w:rsidRPr="001249BA">
        <w:t>es</w:t>
      </w:r>
      <w:r w:rsidRPr="001249BA">
        <w:t xml:space="preserve"> for</w:t>
      </w:r>
      <w:r w:rsidR="002C35C8">
        <w:t xml:space="preserve"> understanding</w:t>
      </w:r>
      <w:r w:rsidRPr="001249BA">
        <w:t xml:space="preserve"> </w:t>
      </w:r>
      <w:r w:rsidR="002C35C8">
        <w:t>i</w:t>
      </w:r>
      <w:r w:rsidR="00191AF7" w:rsidRPr="001249BA">
        <w:t>ntergroup relations</w:t>
      </w:r>
      <w:r w:rsidR="0047436F" w:rsidRPr="001249BA">
        <w:t>.</w:t>
      </w:r>
      <w:r w:rsidR="00E0726B" w:rsidRPr="001249BA">
        <w:t xml:space="preserve"> Broadly, </w:t>
      </w:r>
      <w:r w:rsidR="003027C9">
        <w:t xml:space="preserve">these perspectives </w:t>
      </w:r>
      <w:r w:rsidR="00CD6B38">
        <w:t xml:space="preserve">recognise </w:t>
      </w:r>
      <w:r w:rsidR="00AB3DED">
        <w:t xml:space="preserve">that </w:t>
      </w:r>
      <w:r w:rsidR="008632C2">
        <w:t>we</w:t>
      </w:r>
      <w:r w:rsidR="0000395F">
        <w:t xml:space="preserve"> are part of multiple overlapping groups</w:t>
      </w:r>
      <w:r w:rsidR="00EB2D70">
        <w:t>;</w:t>
      </w:r>
      <w:r w:rsidR="0000395F">
        <w:t xml:space="preserve"> that </w:t>
      </w:r>
      <w:r w:rsidR="008632C2">
        <w:t xml:space="preserve">we have a subjective sense of </w:t>
      </w:r>
      <w:r w:rsidR="008632C2" w:rsidRPr="008632C2">
        <w:t>who is “us” and “them”</w:t>
      </w:r>
      <w:r w:rsidR="008632C2">
        <w:t xml:space="preserve"> </w:t>
      </w:r>
      <w:commentRangeStart w:id="25"/>
      <w:r w:rsidR="00771EC0">
        <w:t xml:space="preserve">that goes </w:t>
      </w:r>
      <w:r w:rsidR="008632C2" w:rsidRPr="008632C2">
        <w:t>beyond the objective fac</w:t>
      </w:r>
      <w:r w:rsidR="009431C2">
        <w:t>ts</w:t>
      </w:r>
      <w:r w:rsidR="008632C2" w:rsidRPr="008632C2">
        <w:t xml:space="preserve"> of</w:t>
      </w:r>
      <w:r w:rsidR="00845FF4">
        <w:t xml:space="preserve"> </w:t>
      </w:r>
      <w:r w:rsidR="008632C2" w:rsidRPr="008632C2">
        <w:t>group membership</w:t>
      </w:r>
      <w:commentRangeEnd w:id="25"/>
      <w:r w:rsidR="00AD3AD6">
        <w:rPr>
          <w:rStyle w:val="CommentReference"/>
        </w:rPr>
        <w:commentReference w:id="25"/>
      </w:r>
      <w:r w:rsidR="00EB2D70">
        <w:t>;</w:t>
      </w:r>
      <w:r w:rsidR="008632C2">
        <w:t xml:space="preserve"> and that </w:t>
      </w:r>
      <w:r w:rsidR="00D4122D">
        <w:t xml:space="preserve">identification across multiple categories </w:t>
      </w:r>
      <w:r w:rsidR="002319DB">
        <w:t>affects</w:t>
      </w:r>
      <w:r w:rsidR="00554F80">
        <w:t xml:space="preserve"> our attitudes toward </w:t>
      </w:r>
      <w:r w:rsidR="00DC66E3">
        <w:t>people</w:t>
      </w:r>
      <w:r w:rsidR="009431C2">
        <w:t xml:space="preserve"> with whom we share some, but not all, group memberships.</w:t>
      </w:r>
      <w:r w:rsidR="00C178D4">
        <w:t xml:space="preserve"> </w:t>
      </w:r>
      <w:r w:rsidR="00DB14A9" w:rsidRPr="00DB14A9">
        <w:t>However,</w:t>
      </w:r>
      <w:r w:rsidR="00486F9C">
        <w:t xml:space="preserve"> </w:t>
      </w:r>
      <w:r w:rsidR="00F34AD8">
        <w:t xml:space="preserve">these perspectives have </w:t>
      </w:r>
      <w:r w:rsidR="00EB2EA2">
        <w:t>lacked</w:t>
      </w:r>
      <w:r w:rsidR="00F34AD8">
        <w:t xml:space="preserve"> </w:t>
      </w:r>
      <w:r w:rsidR="00EB2EA2">
        <w:t>method</w:t>
      </w:r>
      <w:r w:rsidR="00E75BEE">
        <w:t>s</w:t>
      </w:r>
      <w:r w:rsidR="00486F9C">
        <w:t xml:space="preserve"> </w:t>
      </w:r>
      <w:r w:rsidR="00EB2EA2">
        <w:t xml:space="preserve">for measuring </w:t>
      </w:r>
      <w:r w:rsidR="00F9416B">
        <w:t xml:space="preserve">identification across </w:t>
      </w:r>
      <w:r w:rsidR="003B7978">
        <w:t xml:space="preserve">multiple </w:t>
      </w:r>
      <w:r w:rsidR="00F9416B">
        <w:t>categories.</w:t>
      </w:r>
    </w:p>
    <w:p w14:paraId="3E9778F1" w14:textId="7C05BF00" w:rsidR="006F6F5D" w:rsidRDefault="00707E2D" w:rsidP="0064148A">
      <w:pPr>
        <w:pStyle w:val="Formula"/>
      </w:pPr>
      <w:r>
        <w:t>Addressing this shortcoming, v</w:t>
      </w:r>
      <w:r w:rsidR="00CD1AC2">
        <w:t xml:space="preserve">an </w:t>
      </w:r>
      <w:proofErr w:type="spellStart"/>
      <w:r w:rsidR="00CD1AC2">
        <w:t>Dommelen</w:t>
      </w:r>
      <w:proofErr w:type="spellEnd"/>
      <w:del w:id="26" w:author="James Rae" w:date="2018-10-15T18:32:00Z">
        <w:r w:rsidR="00CD1AC2" w:rsidDel="00AD3AD6">
          <w:delText>, Schmid, Hewstone, Gonsalkorale, and Brewer</w:delText>
        </w:r>
        <w:r w:rsidR="00F6623B" w:rsidDel="00AD3AD6">
          <w:delText xml:space="preserve"> </w:delText>
        </w:r>
      </w:del>
      <w:ins w:id="27" w:author="James Rae" w:date="2018-10-15T18:32:00Z">
        <w:r w:rsidR="00AD3AD6">
          <w:t xml:space="preserve"> and colleagues </w:t>
        </w:r>
      </w:ins>
      <w:r w:rsidR="00F6623B">
        <w:t>(2015) developed the triple crossed</w:t>
      </w:r>
      <w:r w:rsidR="00CD1AC2">
        <w:t>-</w:t>
      </w:r>
      <w:r w:rsidR="00F6623B">
        <w:t>categori</w:t>
      </w:r>
      <w:r w:rsidR="00CD1AC2">
        <w:t>z</w:t>
      </w:r>
      <w:r w:rsidR="00F6623B">
        <w:t>ation</w:t>
      </w:r>
      <w:r w:rsidR="00CD1AC2">
        <w:t xml:space="preserve"> </w:t>
      </w:r>
      <w:r w:rsidR="00F6623B">
        <w:t>task</w:t>
      </w:r>
      <w:ins w:id="28" w:author="James Rae" w:date="2018-10-15T18:32:00Z">
        <w:r w:rsidR="00AD3AD6">
          <w:t>.</w:t>
        </w:r>
      </w:ins>
      <w:r w:rsidR="00F6623B">
        <w:t xml:space="preserve"> </w:t>
      </w:r>
      <w:commentRangeStart w:id="29"/>
      <w:del w:id="30" w:author="James Rae" w:date="2018-10-15T18:32:00Z">
        <w:r w:rsidR="00F6623B" w:rsidDel="00AD3AD6">
          <w:delText>to</w:delText>
        </w:r>
        <w:r w:rsidR="004E5410" w:rsidDel="00AD3AD6">
          <w:delText xml:space="preserve"> </w:delText>
        </w:r>
        <w:r w:rsidR="00F45FF5" w:rsidDel="00AD3AD6">
          <w:delText>measure</w:delText>
        </w:r>
        <w:r w:rsidR="004E5410" w:rsidDel="00AD3AD6">
          <w:delText xml:space="preserve"> </w:delText>
        </w:r>
        <w:r w:rsidR="004E5410" w:rsidRPr="004E5410" w:rsidDel="00AD3AD6">
          <w:delText xml:space="preserve">how individuals </w:delText>
        </w:r>
        <w:r w:rsidR="00B21DE4" w:rsidDel="00AD3AD6">
          <w:delText xml:space="preserve">combine </w:delText>
        </w:r>
        <w:r w:rsidR="00B21DE4" w:rsidRPr="004E5410" w:rsidDel="00AD3AD6">
          <w:delText>multiple</w:delText>
        </w:r>
        <w:r w:rsidR="00B21DE4" w:rsidDel="00AD3AD6">
          <w:delText xml:space="preserve"> </w:delText>
        </w:r>
        <w:r w:rsidR="00B21DE4" w:rsidRPr="004E5410" w:rsidDel="00AD3AD6">
          <w:delText>group</w:delText>
        </w:r>
        <w:r w:rsidR="00B21DE4" w:rsidDel="00AD3AD6">
          <w:delText xml:space="preserve"> memberships</w:delText>
        </w:r>
        <w:r w:rsidR="00B21DE4" w:rsidRPr="004E5410" w:rsidDel="00AD3AD6">
          <w:delText xml:space="preserve"> </w:delText>
        </w:r>
        <w:r w:rsidR="00B21DE4" w:rsidDel="00AD3AD6">
          <w:delText xml:space="preserve"> to </w:delText>
        </w:r>
        <w:r w:rsidR="004E5410" w:rsidRPr="004E5410" w:rsidDel="00AD3AD6">
          <w:delText>construct their social identities</w:delText>
        </w:r>
        <w:r w:rsidR="004E5410" w:rsidDel="00AD3AD6">
          <w:delText>.</w:delText>
        </w:r>
        <w:r w:rsidR="006F6F5D" w:rsidDel="00AD3AD6">
          <w:delText xml:space="preserve"> </w:delText>
        </w:r>
      </w:del>
      <w:commentRangeEnd w:id="29"/>
      <w:r w:rsidR="00AD3AD6">
        <w:rPr>
          <w:rStyle w:val="CommentReference"/>
        </w:rPr>
        <w:commentReference w:id="29"/>
      </w:r>
      <w:r w:rsidR="00BB41FE">
        <w:t>In this task, participants view identity cards</w:t>
      </w:r>
      <w:r w:rsidR="00FF34E7">
        <w:t xml:space="preserve">, each of which </w:t>
      </w:r>
      <w:r w:rsidR="00BB41FE" w:rsidRPr="00154FCB">
        <w:t>represent</w:t>
      </w:r>
      <w:r w:rsidR="00FF34E7">
        <w:t>s</w:t>
      </w:r>
      <w:r w:rsidR="00BB41FE" w:rsidRPr="00154FCB">
        <w:t xml:space="preserve"> a </w:t>
      </w:r>
      <w:r w:rsidR="00FF34E7">
        <w:t>ficti</w:t>
      </w:r>
      <w:r w:rsidR="00DA75C7">
        <w:t>ti</w:t>
      </w:r>
      <w:r w:rsidR="00FF34E7">
        <w:t xml:space="preserve">ous </w:t>
      </w:r>
      <w:r w:rsidR="00BB41FE" w:rsidRPr="00154FCB">
        <w:t xml:space="preserve">person with whom participants share none, one, two, or all </w:t>
      </w:r>
      <w:r w:rsidR="00A04588">
        <w:t xml:space="preserve">of </w:t>
      </w:r>
      <w:r w:rsidR="00BB41FE" w:rsidRPr="00154FCB">
        <w:t>three group memberships.</w:t>
      </w:r>
      <w:r w:rsidR="003B39AD">
        <w:t xml:space="preserve"> </w:t>
      </w:r>
      <w:r w:rsidR="00C126F1" w:rsidRPr="00154FCB">
        <w:t>Participants</w:t>
      </w:r>
      <w:r w:rsidR="00C126F1">
        <w:t xml:space="preserve"> report</w:t>
      </w:r>
      <w:r w:rsidR="00C126F1" w:rsidRPr="00154FCB">
        <w:t xml:space="preserve"> </w:t>
      </w:r>
      <w:r w:rsidR="00C126F1">
        <w:t xml:space="preserve">whether they consider each person </w:t>
      </w:r>
      <w:r w:rsidR="00C126F1" w:rsidRPr="00154FCB">
        <w:t xml:space="preserve">as “us” </w:t>
      </w:r>
      <w:r w:rsidR="00C126F1">
        <w:t>or</w:t>
      </w:r>
      <w:r w:rsidR="00C126F1" w:rsidRPr="00154FCB">
        <w:t xml:space="preserve"> “not us”, showing whom they include in their ingroup, and whom they exclude.</w:t>
      </w:r>
      <w:r w:rsidR="00C126F1">
        <w:t xml:space="preserve"> </w:t>
      </w:r>
      <w:r w:rsidR="001A60E0">
        <w:t>The r</w:t>
      </w:r>
      <w:r w:rsidR="001C1E7A">
        <w:t>esearchers</w:t>
      </w:r>
      <w:r w:rsidR="00D5684E">
        <w:t xml:space="preserve"> </w:t>
      </w:r>
      <w:r w:rsidR="000D047C">
        <w:t>analyse</w:t>
      </w:r>
      <w:r w:rsidR="001A60E0">
        <w:t>d</w:t>
      </w:r>
      <w:r w:rsidR="00D5684E">
        <w:t xml:space="preserve"> participants’ responses quantitatively, as </w:t>
      </w:r>
      <w:r w:rsidR="000D047C">
        <w:t>s</w:t>
      </w:r>
      <w:r w:rsidR="00D5684E">
        <w:t xml:space="preserve">ocial </w:t>
      </w:r>
      <w:r w:rsidR="000D047C">
        <w:t>i</w:t>
      </w:r>
      <w:r w:rsidR="00D5684E">
        <w:t xml:space="preserve">dentity </w:t>
      </w:r>
      <w:r w:rsidR="000D047C">
        <w:t>i</w:t>
      </w:r>
      <w:r w:rsidR="00D5684E">
        <w:t xml:space="preserve">nclusiveness, and qualitatively, as </w:t>
      </w:r>
      <w:r w:rsidR="000D047C">
        <w:t>s</w:t>
      </w:r>
      <w:r w:rsidR="00D5684E">
        <w:t xml:space="preserve">ocial </w:t>
      </w:r>
      <w:r w:rsidR="000D047C">
        <w:t>i</w:t>
      </w:r>
      <w:r w:rsidR="00D5684E">
        <w:t xml:space="preserve">dentity </w:t>
      </w:r>
      <w:r w:rsidR="000D047C">
        <w:t>s</w:t>
      </w:r>
      <w:r w:rsidR="00D5684E">
        <w:t>tructure.</w:t>
      </w:r>
      <w:r w:rsidR="000D047C">
        <w:t xml:space="preserve"> </w:t>
      </w:r>
      <w:r w:rsidR="001A1328">
        <w:t>They operationalise</w:t>
      </w:r>
      <w:r w:rsidR="001A60E0">
        <w:t>d</w:t>
      </w:r>
      <w:r w:rsidR="001A1328">
        <w:t xml:space="preserve"> inclusiveness as the total number of targets a participant had categori</w:t>
      </w:r>
      <w:r w:rsidR="00537C61">
        <w:t>z</w:t>
      </w:r>
      <w:r w:rsidR="001A1328">
        <w:t>ed as “us”. They code</w:t>
      </w:r>
      <w:r w:rsidR="001A60E0">
        <w:t>d</w:t>
      </w:r>
      <w:r w:rsidR="001A1328">
        <w:t xml:space="preserve"> </w:t>
      </w:r>
      <w:r w:rsidR="00A234CF">
        <w:t>response</w:t>
      </w:r>
      <w:r w:rsidR="003C058E">
        <w:t xml:space="preserve">s </w:t>
      </w:r>
      <w:r w:rsidR="00A234CF">
        <w:t xml:space="preserve">according to </w:t>
      </w:r>
      <w:r w:rsidR="00492568">
        <w:t>structures proposed by Roccas and Brewer (2002). Figure</w:t>
      </w:r>
      <w:r w:rsidR="00A234CF">
        <w:t> </w:t>
      </w:r>
      <w:r w:rsidR="00492568">
        <w:t>1 shows schematic representations of various</w:t>
      </w:r>
      <w:r w:rsidR="00EE5514">
        <w:t xml:space="preserve"> </w:t>
      </w:r>
      <w:r w:rsidR="00C548A0">
        <w:t xml:space="preserve">plausible </w:t>
      </w:r>
      <w:r w:rsidR="00492568">
        <w:t>structures</w:t>
      </w:r>
      <w:commentRangeStart w:id="31"/>
      <w:del w:id="32" w:author="James Rae" w:date="2018-10-22T11:36:00Z">
        <w:r w:rsidR="00492568" w:rsidDel="005C4060">
          <w:delText>, ordered by their inclusiveness</w:delText>
        </w:r>
      </w:del>
      <w:commentRangeEnd w:id="31"/>
      <w:r w:rsidR="005C4060">
        <w:rPr>
          <w:rStyle w:val="CommentReference"/>
        </w:rPr>
        <w:commentReference w:id="31"/>
      </w:r>
      <w:r w:rsidR="00492568">
        <w:t>.</w:t>
      </w:r>
    </w:p>
    <w:p w14:paraId="30DBF68F" w14:textId="6D706C7F" w:rsidR="00A10478" w:rsidRDefault="00C31BD0" w:rsidP="00396005">
      <w:pPr>
        <w:pStyle w:val="Formula"/>
        <w:rPr>
          <w:color w:val="000000" w:themeColor="text1"/>
        </w:rPr>
      </w:pPr>
      <w:r>
        <w:t>In two studies, van Dommelen et al. (2015)</w:t>
      </w:r>
      <w:r w:rsidR="005F493A">
        <w:t xml:space="preserve"> studied </w:t>
      </w:r>
      <w:r w:rsidR="008572EC">
        <w:t>social identification across ethnicity, religion, and nationality among T</w:t>
      </w:r>
      <w:r>
        <w:t>urkish-Belgian</w:t>
      </w:r>
      <w:r w:rsidR="008572EC">
        <w:t xml:space="preserve"> </w:t>
      </w:r>
      <w:r>
        <w:t>Muslims and Turkish-Australian</w:t>
      </w:r>
      <w:r w:rsidR="008572EC">
        <w:t xml:space="preserve"> </w:t>
      </w:r>
      <w:r>
        <w:t>Muslims.</w:t>
      </w:r>
      <w:r w:rsidR="00B90D28">
        <w:t xml:space="preserve"> </w:t>
      </w:r>
      <w:r w:rsidR="00BF3ABB">
        <w:t xml:space="preserve">Participants categorized, on average, </w:t>
      </w:r>
      <w:r w:rsidR="00597AB3">
        <w:t>59%</w:t>
      </w:r>
      <w:r w:rsidR="00757C5C">
        <w:t xml:space="preserve"> </w:t>
      </w:r>
      <w:r w:rsidR="00597AB3">
        <w:t>and 65% of targets as “us”, and endorsed a wide range of social identity structures.</w:t>
      </w:r>
      <w:r w:rsidR="0060525B">
        <w:t xml:space="preserve"> As the researchers </w:t>
      </w:r>
      <w:r w:rsidR="0060525B" w:rsidRPr="0060525B">
        <w:t>recruited homogeneous samples</w:t>
      </w:r>
      <w:r w:rsidR="0060525B">
        <w:t xml:space="preserve">, they </w:t>
      </w:r>
      <w:r w:rsidR="00B319F5">
        <w:t>documented</w:t>
      </w:r>
      <w:r w:rsidR="00734379">
        <w:t xml:space="preserve"> individual differences, but not group differences</w:t>
      </w:r>
      <w:r w:rsidR="008055F4">
        <w:t>,</w:t>
      </w:r>
      <w:r w:rsidR="00734379">
        <w:t xml:space="preserve"> in</w:t>
      </w:r>
      <w:r w:rsidR="008055F4">
        <w:t xml:space="preserve"> social identity </w:t>
      </w:r>
      <w:r w:rsidR="00B319F5">
        <w:t>construals</w:t>
      </w:r>
      <w:r w:rsidR="008055F4">
        <w:t xml:space="preserve">. </w:t>
      </w:r>
      <w:r w:rsidR="00A519B0">
        <w:rPr>
          <w:color w:val="000000" w:themeColor="text1"/>
        </w:rPr>
        <w:t>G</w:t>
      </w:r>
      <w:r w:rsidR="008055F4" w:rsidRPr="008055F4">
        <w:rPr>
          <w:color w:val="000000" w:themeColor="text1"/>
        </w:rPr>
        <w:t xml:space="preserve">roup memberships, however, </w:t>
      </w:r>
      <w:r w:rsidR="008055F4">
        <w:rPr>
          <w:color w:val="000000" w:themeColor="text1"/>
        </w:rPr>
        <w:t>likely</w:t>
      </w:r>
      <w:r w:rsidR="008055F4" w:rsidRPr="008055F4">
        <w:rPr>
          <w:color w:val="000000" w:themeColor="text1"/>
        </w:rPr>
        <w:t xml:space="preserve"> influence whom </w:t>
      </w:r>
      <w:r w:rsidR="00A519B0">
        <w:rPr>
          <w:color w:val="000000" w:themeColor="text1"/>
        </w:rPr>
        <w:t>people</w:t>
      </w:r>
      <w:r w:rsidR="008055F4" w:rsidRPr="008055F4">
        <w:rPr>
          <w:color w:val="000000" w:themeColor="text1"/>
        </w:rPr>
        <w:t xml:space="preserve"> consider “us” and “not us”.</w:t>
      </w:r>
      <w:r w:rsidR="00B0650D">
        <w:rPr>
          <w:color w:val="000000" w:themeColor="text1"/>
        </w:rPr>
        <w:t xml:space="preserve"> For majority-group members, </w:t>
      </w:r>
      <w:r w:rsidR="007A4073">
        <w:rPr>
          <w:color w:val="000000" w:themeColor="text1"/>
        </w:rPr>
        <w:t xml:space="preserve">negotiating their ethnic and national identities </w:t>
      </w:r>
      <w:r w:rsidR="00AD010D">
        <w:rPr>
          <w:color w:val="000000" w:themeColor="text1"/>
        </w:rPr>
        <w:t xml:space="preserve">likely </w:t>
      </w:r>
      <w:r w:rsidR="00F57530">
        <w:rPr>
          <w:color w:val="000000" w:themeColor="text1"/>
        </w:rPr>
        <w:t>means something different tha</w:t>
      </w:r>
      <w:r w:rsidR="00F8239E">
        <w:rPr>
          <w:color w:val="000000" w:themeColor="text1"/>
        </w:rPr>
        <w:t>n</w:t>
      </w:r>
      <w:r w:rsidR="00F57530">
        <w:rPr>
          <w:color w:val="000000" w:themeColor="text1"/>
        </w:rPr>
        <w:t xml:space="preserve"> for minority-group members (</w:t>
      </w:r>
      <w:r w:rsidR="00396005">
        <w:rPr>
          <w:color w:val="000000" w:themeColor="text1"/>
        </w:rPr>
        <w:t>Dovidio et al., 2009</w:t>
      </w:r>
      <w:r w:rsidR="00AD010D">
        <w:rPr>
          <w:color w:val="000000" w:themeColor="text1"/>
        </w:rPr>
        <w:t xml:space="preserve">). </w:t>
      </w:r>
      <w:r w:rsidR="00AC41A3" w:rsidRPr="00AC41A3">
        <w:rPr>
          <w:color w:val="000000" w:themeColor="text1"/>
        </w:rPr>
        <w:t xml:space="preserve">As </w:t>
      </w:r>
      <w:r w:rsidR="00C42761">
        <w:rPr>
          <w:color w:val="000000" w:themeColor="text1"/>
        </w:rPr>
        <w:t>group members</w:t>
      </w:r>
      <w:r w:rsidR="00AC41A3" w:rsidRPr="00AC41A3">
        <w:rPr>
          <w:color w:val="000000" w:themeColor="text1"/>
        </w:rPr>
        <w:t xml:space="preserve"> share these experiences, </w:t>
      </w:r>
      <w:r w:rsidR="00AC41A3">
        <w:rPr>
          <w:color w:val="000000" w:themeColor="text1"/>
        </w:rPr>
        <w:t>we</w:t>
      </w:r>
      <w:r w:rsidR="00AC41A3" w:rsidRPr="00AC41A3">
        <w:rPr>
          <w:color w:val="000000" w:themeColor="text1"/>
        </w:rPr>
        <w:t xml:space="preserve"> expect</w:t>
      </w:r>
      <w:r w:rsidR="00AC41A3">
        <w:rPr>
          <w:color w:val="000000" w:themeColor="text1"/>
        </w:rPr>
        <w:t xml:space="preserve"> </w:t>
      </w:r>
      <w:r w:rsidR="00AC41A3" w:rsidRPr="00AC41A3">
        <w:rPr>
          <w:color w:val="000000" w:themeColor="text1"/>
        </w:rPr>
        <w:t>that group differences are as great as, if not greater than, individual differences in</w:t>
      </w:r>
      <w:r w:rsidR="00AC41A3">
        <w:rPr>
          <w:color w:val="000000" w:themeColor="text1"/>
        </w:rPr>
        <w:t xml:space="preserve"> social identity </w:t>
      </w:r>
      <w:r w:rsidR="00BA204E">
        <w:rPr>
          <w:color w:val="000000" w:themeColor="text1"/>
        </w:rPr>
        <w:t>construals</w:t>
      </w:r>
      <w:r w:rsidR="00396005">
        <w:rPr>
          <w:color w:val="000000" w:themeColor="text1"/>
        </w:rPr>
        <w:t>—especially if groups differ in status and power.</w:t>
      </w:r>
    </w:p>
    <w:p w14:paraId="7CFAFAEE" w14:textId="3BE6987C" w:rsidR="009B2633" w:rsidRPr="00DF2480" w:rsidRDefault="009B2633" w:rsidP="00396005">
      <w:pPr>
        <w:pStyle w:val="Formula"/>
        <w:rPr>
          <w:color w:val="000000" w:themeColor="text1"/>
        </w:rPr>
      </w:pPr>
      <w:r w:rsidRPr="00DF2480">
        <w:rPr>
          <w:color w:val="000000" w:themeColor="text1"/>
        </w:rPr>
        <w:t xml:space="preserve">Shared experiences, however, make only part of an individual’s day-to-day experiences. </w:t>
      </w:r>
      <w:r w:rsidR="00DF2480" w:rsidRPr="00DF2480">
        <w:rPr>
          <w:color w:val="000000" w:themeColor="text1"/>
        </w:rPr>
        <w:t>Of these, contact experiences could overcome group differences in social identity construals.</w:t>
      </w:r>
      <w:r w:rsidR="00DF2480" w:rsidRPr="00DF2480">
        <w:rPr>
          <w:color w:val="A6A6A6" w:themeColor="background1" w:themeShade="A6"/>
        </w:rPr>
        <w:t xml:space="preserve"> </w:t>
      </w:r>
      <w:r w:rsidR="00DF2480" w:rsidRPr="00DF2480">
        <w:rPr>
          <w:color w:val="000000" w:themeColor="text1"/>
        </w:rPr>
        <w:t xml:space="preserve">First, encountering diverse others </w:t>
      </w:r>
      <w:r w:rsidR="00DF2480">
        <w:rPr>
          <w:color w:val="000000" w:themeColor="text1"/>
        </w:rPr>
        <w:t>could</w:t>
      </w:r>
      <w:r w:rsidR="00DF2480" w:rsidRPr="00DF2480">
        <w:rPr>
          <w:color w:val="000000" w:themeColor="text1"/>
        </w:rPr>
        <w:t xml:space="preserve"> </w:t>
      </w:r>
      <w:r w:rsidR="00DF2480">
        <w:rPr>
          <w:color w:val="000000" w:themeColor="text1"/>
        </w:rPr>
        <w:t xml:space="preserve">initiate </w:t>
      </w:r>
      <w:r w:rsidR="00DF2480" w:rsidRPr="00DF2480">
        <w:rPr>
          <w:color w:val="000000" w:themeColor="text1"/>
        </w:rPr>
        <w:t xml:space="preserve">a process of cognitive differentiation (Schmid &amp; Hewstone, 2011) </w:t>
      </w:r>
      <w:commentRangeStart w:id="33"/>
      <w:r w:rsidR="00DF2480" w:rsidRPr="00DF2480">
        <w:rPr>
          <w:color w:val="000000" w:themeColor="text1"/>
        </w:rPr>
        <w:t>whereby interaction partners become aware of the complex interrelations of their group membership</w:t>
      </w:r>
      <w:r w:rsidR="006B0A56">
        <w:rPr>
          <w:color w:val="000000" w:themeColor="text1"/>
        </w:rPr>
        <w:t>s</w:t>
      </w:r>
      <w:commentRangeEnd w:id="33"/>
      <w:r w:rsidR="008366D5">
        <w:rPr>
          <w:rStyle w:val="CommentReference"/>
        </w:rPr>
        <w:commentReference w:id="33"/>
      </w:r>
      <w:r w:rsidR="00DF2480" w:rsidRPr="00DF2480">
        <w:rPr>
          <w:color w:val="000000" w:themeColor="text1"/>
        </w:rPr>
        <w:t>.</w:t>
      </w:r>
      <w:r w:rsidR="002934F4">
        <w:rPr>
          <w:color w:val="000000" w:themeColor="text1"/>
        </w:rPr>
        <w:t xml:space="preserve"> </w:t>
      </w:r>
      <w:r w:rsidR="006B0A56">
        <w:rPr>
          <w:color w:val="000000" w:themeColor="text1"/>
        </w:rPr>
        <w:t xml:space="preserve">Second, </w:t>
      </w:r>
      <w:r w:rsidR="00AE1E89">
        <w:rPr>
          <w:color w:val="000000" w:themeColor="text1"/>
        </w:rPr>
        <w:t>int</w:t>
      </w:r>
      <w:r w:rsidR="006B0A56" w:rsidRPr="006B0A56">
        <w:rPr>
          <w:color w:val="000000" w:themeColor="text1"/>
        </w:rPr>
        <w:t xml:space="preserve">ergroup interactions </w:t>
      </w:r>
      <w:r w:rsidR="002934F4">
        <w:rPr>
          <w:color w:val="000000" w:themeColor="text1"/>
        </w:rPr>
        <w:t>motivate</w:t>
      </w:r>
      <w:r w:rsidR="006B0A56" w:rsidRPr="006B0A56">
        <w:rPr>
          <w:color w:val="000000" w:themeColor="text1"/>
        </w:rPr>
        <w:t xml:space="preserve"> people to include the outgroup of an interaction partner in their self-concept</w:t>
      </w:r>
      <w:r w:rsidR="00AE1E89">
        <w:rPr>
          <w:color w:val="000000" w:themeColor="text1"/>
        </w:rPr>
        <w:t xml:space="preserve"> (</w:t>
      </w:r>
      <w:r w:rsidR="00AE1E89" w:rsidRPr="006B0A56">
        <w:rPr>
          <w:color w:val="000000" w:themeColor="text1"/>
        </w:rPr>
        <w:t>Page-Gould et al.</w:t>
      </w:r>
      <w:r w:rsidR="00AE1E89">
        <w:rPr>
          <w:color w:val="000000" w:themeColor="text1"/>
        </w:rPr>
        <w:t xml:space="preserve">, </w:t>
      </w:r>
      <w:r w:rsidR="00AE1E89" w:rsidRPr="006B0A56">
        <w:rPr>
          <w:color w:val="000000" w:themeColor="text1"/>
        </w:rPr>
        <w:t>2010)</w:t>
      </w:r>
      <w:r w:rsidR="006B0A56" w:rsidRPr="006B0A56">
        <w:rPr>
          <w:color w:val="000000" w:themeColor="text1"/>
        </w:rPr>
        <w:t xml:space="preserve">. </w:t>
      </w:r>
      <w:r w:rsidR="00517425">
        <w:rPr>
          <w:color w:val="000000" w:themeColor="text1"/>
        </w:rPr>
        <w:t>If</w:t>
      </w:r>
      <w:r w:rsidR="006B0A56" w:rsidRPr="006B0A56">
        <w:rPr>
          <w:color w:val="000000" w:themeColor="text1"/>
        </w:rPr>
        <w:t xml:space="preserve"> contact motivates people to include </w:t>
      </w:r>
      <w:r w:rsidR="00C876BC">
        <w:rPr>
          <w:color w:val="000000" w:themeColor="text1"/>
        </w:rPr>
        <w:lastRenderedPageBreak/>
        <w:t xml:space="preserve">partial </w:t>
      </w:r>
      <w:r w:rsidR="006B0A56" w:rsidRPr="006B0A56">
        <w:rPr>
          <w:color w:val="000000" w:themeColor="text1"/>
        </w:rPr>
        <w:t xml:space="preserve">outgroups in the self, it should encourage </w:t>
      </w:r>
      <w:r w:rsidR="00A97FFE">
        <w:rPr>
          <w:color w:val="000000" w:themeColor="text1"/>
        </w:rPr>
        <w:t>social identities</w:t>
      </w:r>
      <w:r w:rsidR="006B0A56" w:rsidRPr="006B0A56">
        <w:rPr>
          <w:color w:val="000000" w:themeColor="text1"/>
        </w:rPr>
        <w:t xml:space="preserve"> that include the interaction partner’s combination of group memberships.</w:t>
      </w:r>
      <w:r w:rsidR="005B429C">
        <w:rPr>
          <w:color w:val="000000" w:themeColor="text1"/>
        </w:rPr>
        <w:t xml:space="preserve"> </w:t>
      </w:r>
      <w:r w:rsidR="005B429C" w:rsidRPr="005B429C">
        <w:rPr>
          <w:color w:val="000000" w:themeColor="text1"/>
        </w:rPr>
        <w:t>Together, these mechanisms suggest that intergroup contact could foster more inclusive identities.</w:t>
      </w:r>
    </w:p>
    <w:p w14:paraId="6B7C4543" w14:textId="5E91DF98" w:rsidR="00396005" w:rsidRDefault="00BB6270" w:rsidP="00A519B0">
      <w:pPr>
        <w:pStyle w:val="Formula"/>
        <w:rPr>
          <w:color w:val="000000" w:themeColor="text1"/>
        </w:rPr>
      </w:pPr>
      <w:commentRangeStart w:id="34"/>
      <w:r>
        <w:rPr>
          <w:color w:val="000000" w:themeColor="text1"/>
        </w:rPr>
        <w:t>Fostering m</w:t>
      </w:r>
      <w:r w:rsidR="00361972" w:rsidRPr="00361972">
        <w:rPr>
          <w:color w:val="000000" w:themeColor="text1"/>
        </w:rPr>
        <w:t xml:space="preserve">ore inclusive identities </w:t>
      </w:r>
      <w:r w:rsidR="0076517E">
        <w:rPr>
          <w:color w:val="000000" w:themeColor="text1"/>
        </w:rPr>
        <w:t>could</w:t>
      </w:r>
      <w:r w:rsidR="00361972" w:rsidRPr="00361972">
        <w:rPr>
          <w:color w:val="000000" w:themeColor="text1"/>
        </w:rPr>
        <w:t xml:space="preserve"> reduce intergroup bias. </w:t>
      </w:r>
      <w:commentRangeEnd w:id="34"/>
      <w:r w:rsidR="002D15FE">
        <w:rPr>
          <w:rStyle w:val="CommentReference"/>
        </w:rPr>
        <w:commentReference w:id="34"/>
      </w:r>
      <w:ins w:id="35" w:author="James Rae" w:date="2018-10-22T11:46:00Z">
        <w:r w:rsidR="0052202A">
          <w:rPr>
            <w:color w:val="000000" w:themeColor="text1"/>
          </w:rPr>
          <w:t>Indeed, d</w:t>
        </w:r>
      </w:ins>
      <w:del w:id="36" w:author="James Rae" w:date="2018-10-22T11:46:00Z">
        <w:r w:rsidR="00361972" w:rsidDel="0052202A">
          <w:rPr>
            <w:color w:val="000000" w:themeColor="text1"/>
          </w:rPr>
          <w:delText>D</w:delText>
        </w:r>
      </w:del>
      <w:r w:rsidR="00361972" w:rsidRPr="00361972">
        <w:rPr>
          <w:color w:val="000000" w:themeColor="text1"/>
        </w:rPr>
        <w:t xml:space="preserve">ividing others into “us” and “not us” is a necessary and </w:t>
      </w:r>
      <w:proofErr w:type="gramStart"/>
      <w:r w:rsidR="00361972" w:rsidRPr="00361972">
        <w:rPr>
          <w:color w:val="000000" w:themeColor="text1"/>
        </w:rPr>
        <w:t>sufficient</w:t>
      </w:r>
      <w:proofErr w:type="gramEnd"/>
      <w:r w:rsidR="00361972" w:rsidRPr="00361972">
        <w:rPr>
          <w:color w:val="000000" w:themeColor="text1"/>
        </w:rPr>
        <w:t xml:space="preserve"> condition for ingroup favouritism</w:t>
      </w:r>
      <w:r w:rsidR="00361972">
        <w:rPr>
          <w:color w:val="000000" w:themeColor="text1"/>
        </w:rPr>
        <w:t xml:space="preserve"> (</w:t>
      </w:r>
      <w:r w:rsidR="00982C7E">
        <w:rPr>
          <w:color w:val="000000" w:themeColor="text1"/>
        </w:rPr>
        <w:t>Tajfel, 1981</w:t>
      </w:r>
      <w:r w:rsidR="00FC6DE0">
        <w:rPr>
          <w:color w:val="000000" w:themeColor="text1"/>
        </w:rPr>
        <w:t>)</w:t>
      </w:r>
      <w:r w:rsidR="00361972" w:rsidRPr="00361972">
        <w:rPr>
          <w:color w:val="000000" w:themeColor="text1"/>
        </w:rPr>
        <w:t xml:space="preserve">. </w:t>
      </w:r>
      <w:r w:rsidR="00660862">
        <w:rPr>
          <w:color w:val="000000" w:themeColor="text1"/>
        </w:rPr>
        <w:t xml:space="preserve">Considering more people as “us” should extend ingroup favouritism to a wider range of people, and thus reduce discrimination </w:t>
      </w:r>
      <w:r w:rsidR="00660862" w:rsidRPr="00361972">
        <w:rPr>
          <w:color w:val="000000" w:themeColor="text1"/>
        </w:rPr>
        <w:t>(Gaertner et al., 2016).</w:t>
      </w:r>
      <w:r w:rsidR="00361972" w:rsidRPr="00361972">
        <w:rPr>
          <w:color w:val="000000" w:themeColor="text1"/>
        </w:rPr>
        <w:t xml:space="preserve"> Ingroup favouritism can turn into outgroup derogation when an outgroup threatens the ingroup</w:t>
      </w:r>
      <w:r w:rsidR="00660862">
        <w:rPr>
          <w:color w:val="000000" w:themeColor="text1"/>
        </w:rPr>
        <w:t xml:space="preserve"> </w:t>
      </w:r>
      <w:r w:rsidR="00660862" w:rsidRPr="00361972">
        <w:rPr>
          <w:color w:val="000000" w:themeColor="text1"/>
        </w:rPr>
        <w:t>(Brewer, 1999)</w:t>
      </w:r>
      <w:r w:rsidR="000F5238">
        <w:rPr>
          <w:color w:val="000000" w:themeColor="text1"/>
        </w:rPr>
        <w:t xml:space="preserve">. </w:t>
      </w:r>
      <w:r w:rsidR="00660862">
        <w:rPr>
          <w:color w:val="000000" w:themeColor="text1"/>
        </w:rPr>
        <w:t>Considering fewer people as “not us” should reduce the number of group</w:t>
      </w:r>
      <w:r w:rsidR="00A519B0">
        <w:rPr>
          <w:color w:val="000000" w:themeColor="text1"/>
        </w:rPr>
        <w:t xml:space="preserve">s which are perceived to threaten the ingroup. </w:t>
      </w:r>
      <w:bookmarkStart w:id="37" w:name="_Hlk527972598"/>
      <w:r w:rsidR="00361972" w:rsidRPr="00361972">
        <w:rPr>
          <w:color w:val="000000" w:themeColor="text1"/>
        </w:rPr>
        <w:t>Together, these mechanisms suggest that</w:t>
      </w:r>
      <w:r w:rsidR="00A519B0">
        <w:rPr>
          <w:color w:val="000000" w:themeColor="text1"/>
        </w:rPr>
        <w:t xml:space="preserve"> more inclusive identities could reduce intergroup bias.</w:t>
      </w:r>
    </w:p>
    <w:bookmarkEnd w:id="37"/>
    <w:p w14:paraId="50D8FC25" w14:textId="0ED80402" w:rsidR="00440385" w:rsidRDefault="00B177D8" w:rsidP="00663807">
      <w:commentRangeStart w:id="38"/>
      <w:r w:rsidRPr="00BB31D9">
        <w:t xml:space="preserve">Beyond </w:t>
      </w:r>
      <w:r w:rsidR="00A519B0">
        <w:t>prejudice</w:t>
      </w:r>
      <w:r w:rsidRPr="00BB31D9">
        <w:t>,</w:t>
      </w:r>
      <w:r w:rsidR="00A519B0">
        <w:t xml:space="preserve"> </w:t>
      </w:r>
      <w:r w:rsidR="00B6176B">
        <w:t>researchers have debated whether</w:t>
      </w:r>
      <w:r w:rsidR="0056078D">
        <w:t xml:space="preserve"> fostering</w:t>
      </w:r>
      <w:r w:rsidR="00B6176B">
        <w:t xml:space="preserve"> </w:t>
      </w:r>
      <w:r w:rsidR="0056078D">
        <w:t xml:space="preserve">more inclusive identities helps or hinders social change. </w:t>
      </w:r>
      <w:r w:rsidR="008E131C" w:rsidRPr="008E131C">
        <w:t xml:space="preserve">Changing attitudes and beliefs is often not enough to overcome structural inequalities. </w:t>
      </w:r>
      <w:r w:rsidR="00B71058" w:rsidRPr="008E131C">
        <w:t>Instead, social change</w:t>
      </w:r>
      <w:r w:rsidR="00B71058">
        <w:t xml:space="preserve"> requires </w:t>
      </w:r>
      <w:r w:rsidR="00202122">
        <w:t>advantaged and disadvantaged groups</w:t>
      </w:r>
      <w:r w:rsidR="00B71058">
        <w:t xml:space="preserve"> </w:t>
      </w:r>
      <w:r w:rsidR="00202122">
        <w:t xml:space="preserve">to </w:t>
      </w:r>
      <w:ins w:id="39" w:author="James Rae" w:date="2018-10-22T11:47:00Z">
        <w:r w:rsidR="0052202A">
          <w:t xml:space="preserve">collectively </w:t>
        </w:r>
      </w:ins>
      <w:r w:rsidR="0076517E">
        <w:t>strive for</w:t>
      </w:r>
      <w:r w:rsidR="00202122">
        <w:t xml:space="preserve"> redistributive policies. </w:t>
      </w:r>
      <w:commentRangeEnd w:id="38"/>
      <w:r w:rsidR="0052202A">
        <w:rPr>
          <w:rStyle w:val="CommentReference"/>
        </w:rPr>
        <w:commentReference w:id="38"/>
      </w:r>
      <w:r w:rsidR="0056078D">
        <w:t>On the one hand,</w:t>
      </w:r>
      <w:r w:rsidR="008E131C">
        <w:t xml:space="preserve"> </w:t>
      </w:r>
      <w:r w:rsidR="007C0807">
        <w:t xml:space="preserve">fostering more inclusive identities could break down the boundaries between </w:t>
      </w:r>
      <w:r w:rsidR="007C0807" w:rsidRPr="00663862">
        <w:t>the advantaged ingroup and the disadvantaged outgroup—making injustice faced by “them” into “our” problem.</w:t>
      </w:r>
      <w:r w:rsidR="007C0807">
        <w:t xml:space="preserve"> </w:t>
      </w:r>
      <w:r w:rsidR="00CB7E37">
        <w:t xml:space="preserve">This process </w:t>
      </w:r>
      <w:r w:rsidR="00BB47D2">
        <w:t>could narrow</w:t>
      </w:r>
      <w:r w:rsidR="00E77C57">
        <w:t xml:space="preserve"> the gap between advantaged-group members’ support for the principle of equality and their opposition to its implementation</w:t>
      </w:r>
      <w:r w:rsidR="008E44EE">
        <w:t xml:space="preserve"> </w:t>
      </w:r>
      <w:r w:rsidR="00BB47D2">
        <w:t xml:space="preserve">(Dixon, Durrheim &amp; Tredoux, 2007). On the other hand, </w:t>
      </w:r>
      <w:r w:rsidR="00BB47D2" w:rsidRPr="00BB47D2">
        <w:t>fostering more inclusive identities could</w:t>
      </w:r>
      <w:r w:rsidR="00001AC3">
        <w:t xml:space="preserve"> </w:t>
      </w:r>
      <w:r w:rsidR="00994FC9">
        <w:t xml:space="preserve">distract disadvantaged-group members </w:t>
      </w:r>
      <w:r w:rsidR="008A2C39">
        <w:t>from</w:t>
      </w:r>
      <w:r w:rsidR="00E34E96">
        <w:t xml:space="preserve"> differences </w:t>
      </w:r>
      <w:r w:rsidR="008F07FA">
        <w:t>in resources and power</w:t>
      </w:r>
      <w:r w:rsidR="00BB47D2" w:rsidRPr="00BB47D2">
        <w:t>, and thus reduce their support for social change</w:t>
      </w:r>
      <w:r w:rsidR="00001AC3">
        <w:t xml:space="preserve"> </w:t>
      </w:r>
      <w:r w:rsidR="00001AC3" w:rsidRPr="00001AC3">
        <w:t>(Dovidio, Saguy, Gaertner, &amp; Thomas, 2012)</w:t>
      </w:r>
      <w:r w:rsidR="00BB47D2" w:rsidRPr="00BB47D2">
        <w:t>.</w:t>
      </w:r>
      <w:r w:rsidR="005839C2">
        <w:t xml:space="preserve"> Together, these </w:t>
      </w:r>
      <w:r w:rsidR="00B667D1">
        <w:t>mechanisms</w:t>
      </w:r>
      <w:r w:rsidR="005839C2">
        <w:t xml:space="preserve"> suggest that more inclusive identities could </w:t>
      </w:r>
      <w:r w:rsidR="00B667D1">
        <w:t>increase</w:t>
      </w:r>
      <w:r w:rsidR="00796CF3">
        <w:t xml:space="preserve"> support for social change among the advantaged, but </w:t>
      </w:r>
      <w:r w:rsidR="00B667D1">
        <w:t>decrease</w:t>
      </w:r>
      <w:r w:rsidR="00796CF3">
        <w:t xml:space="preserve"> support among the disadvantaged.</w:t>
      </w:r>
    </w:p>
    <w:p w14:paraId="10F35701" w14:textId="5B5CCA27" w:rsidR="004A253E" w:rsidRDefault="00161B93" w:rsidP="008223E2">
      <w:pPr>
        <w:pStyle w:val="Heading1"/>
      </w:pPr>
      <w:r>
        <w:t>Present research</w:t>
      </w:r>
    </w:p>
    <w:p w14:paraId="49847CB6" w14:textId="10723CFA" w:rsidR="008607F0" w:rsidRPr="001E5004" w:rsidRDefault="00FE3473" w:rsidP="001E23ED">
      <w:pPr>
        <w:pStyle w:val="FirstParagraph"/>
      </w:pPr>
      <w:commentRangeStart w:id="40"/>
      <w:r w:rsidRPr="00641AA8">
        <w:t xml:space="preserve">We tested these predictions </w:t>
      </w:r>
      <w:commentRangeEnd w:id="40"/>
      <w:r w:rsidR="00F10445">
        <w:rPr>
          <w:rStyle w:val="CommentReference"/>
        </w:rPr>
        <w:commentReference w:id="40"/>
      </w:r>
      <w:r w:rsidR="00641AA8" w:rsidRPr="00641AA8">
        <w:t xml:space="preserve">among South Indian students, </w:t>
      </w:r>
      <w:r w:rsidR="002616F5">
        <w:t>examining</w:t>
      </w:r>
      <w:r w:rsidR="00641AA8" w:rsidRPr="00641AA8">
        <w:t xml:space="preserve"> the overlapping categories of caste, religion, and nationality.</w:t>
      </w:r>
      <w:r w:rsidR="00641AA8">
        <w:t xml:space="preserve"> </w:t>
      </w:r>
      <w:r w:rsidR="008C1372" w:rsidRPr="001E5004">
        <w:t xml:space="preserve">Caste is a system of social relations </w:t>
      </w:r>
      <w:r w:rsidR="000B5B0B" w:rsidRPr="001E5004">
        <w:t>that</w:t>
      </w:r>
      <w:r w:rsidR="004D4DAD" w:rsidRPr="001E5004">
        <w:t xml:space="preserve"> </w:t>
      </w:r>
      <w:r w:rsidR="00B57DA8" w:rsidRPr="001E5004">
        <w:t>concentrate</w:t>
      </w:r>
      <w:r w:rsidR="004D4DAD" w:rsidRPr="001E5004">
        <w:t>s</w:t>
      </w:r>
      <w:r w:rsidR="00B57DA8" w:rsidRPr="001E5004">
        <w:t xml:space="preserve"> </w:t>
      </w:r>
      <w:r w:rsidR="00CF0B56" w:rsidRPr="001E5004">
        <w:t xml:space="preserve">status and power </w:t>
      </w:r>
      <w:r w:rsidR="000B5B0B" w:rsidRPr="001E5004">
        <w:t>in the hand</w:t>
      </w:r>
      <w:r w:rsidR="00CF0B56" w:rsidRPr="001E5004">
        <w:t>s</w:t>
      </w:r>
      <w:r w:rsidR="000B5B0B" w:rsidRPr="001E5004">
        <w:t xml:space="preserve"> of</w:t>
      </w:r>
      <w:r w:rsidR="00CF0B56" w:rsidRPr="001E5004">
        <w:t xml:space="preserve"> dominant caste</w:t>
      </w:r>
      <w:r w:rsidR="0083305A">
        <w:t>s</w:t>
      </w:r>
      <w:r w:rsidR="00CF0B56" w:rsidRPr="001E5004">
        <w:t xml:space="preserve"> </w:t>
      </w:r>
      <w:r w:rsidR="0021685D" w:rsidRPr="001E5004">
        <w:t>(Jodhka, 2012).</w:t>
      </w:r>
      <w:r w:rsidR="000B5B0B" w:rsidRPr="001E5004">
        <w:t xml:space="preserve"> </w:t>
      </w:r>
      <w:commentRangeStart w:id="41"/>
      <w:del w:id="42" w:author="James Rae" w:date="2018-10-22T12:02:00Z">
        <w:r w:rsidR="000B5B0B" w:rsidRPr="001E5004" w:rsidDel="00C601DC">
          <w:delText xml:space="preserve">This </w:delText>
        </w:r>
        <w:r w:rsidR="001A5441" w:rsidRPr="001E5004" w:rsidDel="00C601DC">
          <w:delText>system</w:delText>
        </w:r>
        <w:r w:rsidR="000B5B0B" w:rsidRPr="001E5004" w:rsidDel="00C601DC">
          <w:delText xml:space="preserve"> is maintained by restricting subordinate castes’ occupations, by barring subordinate castes from owning land, and by enforcing endogamy and segregation.</w:delText>
        </w:r>
        <w:r w:rsidR="00AF71D2" w:rsidRPr="001E5004" w:rsidDel="00C601DC">
          <w:delText xml:space="preserve"> </w:delText>
        </w:r>
        <w:r w:rsidR="000B5B0B" w:rsidRPr="001E5004" w:rsidDel="00C601DC">
          <w:delText xml:space="preserve">This </w:delText>
        </w:r>
        <w:r w:rsidR="0052027E" w:rsidRPr="001E5004" w:rsidDel="00C601DC">
          <w:delText>system</w:delText>
        </w:r>
        <w:r w:rsidR="000B5B0B" w:rsidRPr="001E5004" w:rsidDel="00C601DC">
          <w:delText xml:space="preserve"> is underpinned by a tradition that ranks castes according to their supposed ritual purity, and condemns contact with less pure castes. </w:delText>
        </w:r>
        <w:r w:rsidR="00BC342A" w:rsidRPr="001E5004" w:rsidDel="00C601DC">
          <w:delText>U</w:delText>
        </w:r>
        <w:r w:rsidR="00C472B8" w:rsidRPr="001E5004" w:rsidDel="00C601DC">
          <w:delText>ntouchability</w:delText>
        </w:r>
        <w:r w:rsidR="00AF71D2" w:rsidRPr="001E5004" w:rsidDel="00C601DC">
          <w:delText xml:space="preserve"> </w:delText>
        </w:r>
        <w:r w:rsidR="00C472B8" w:rsidRPr="001E5004" w:rsidDel="00C601DC">
          <w:delText>exclude</w:delText>
        </w:r>
        <w:r w:rsidR="00AF71D2" w:rsidRPr="001E5004" w:rsidDel="00C601DC">
          <w:delText>s</w:delText>
        </w:r>
        <w:r w:rsidR="00C472B8" w:rsidRPr="001E5004" w:rsidDel="00C601DC">
          <w:delText xml:space="preserve"> some castes from public life, and </w:delText>
        </w:r>
        <w:r w:rsidR="006F2C56" w:rsidRPr="001E5004" w:rsidDel="00C601DC">
          <w:delText>c</w:delText>
        </w:r>
        <w:r w:rsidR="00C472B8" w:rsidRPr="001E5004" w:rsidDel="00C601DC">
          <w:delText>onsig</w:delText>
        </w:r>
        <w:r w:rsidR="00AF71D2" w:rsidRPr="001E5004" w:rsidDel="00C601DC">
          <w:delText>ns</w:delText>
        </w:r>
        <w:r w:rsidR="00C472B8" w:rsidRPr="001E5004" w:rsidDel="00C601DC">
          <w:delText xml:space="preserve"> them to landlessness and</w:delText>
        </w:r>
        <w:r w:rsidR="006F2C56" w:rsidRPr="001E5004" w:rsidDel="00C601DC">
          <w:delText xml:space="preserve"> </w:delText>
        </w:r>
        <w:r w:rsidR="00C472B8" w:rsidRPr="001E5004" w:rsidDel="00C601DC">
          <w:delText>menial labour</w:delText>
        </w:r>
        <w:r w:rsidR="006F2C56" w:rsidRPr="001E5004" w:rsidDel="00C601DC">
          <w:delText>.</w:delText>
        </w:r>
        <w:r w:rsidR="00B62DB7" w:rsidRPr="001E5004" w:rsidDel="00C601DC">
          <w:delText xml:space="preserve"> </w:delText>
        </w:r>
      </w:del>
      <w:commentRangeEnd w:id="41"/>
      <w:r w:rsidR="00C601DC">
        <w:rPr>
          <w:rStyle w:val="CommentReference"/>
        </w:rPr>
        <w:commentReference w:id="41"/>
      </w:r>
      <w:r w:rsidR="00807A71" w:rsidRPr="001E5004">
        <w:t>Dalits—</w:t>
      </w:r>
      <w:r w:rsidR="00290213" w:rsidRPr="001E5004">
        <w:t xml:space="preserve">members of </w:t>
      </w:r>
      <w:ins w:id="43" w:author="James Rae" w:date="2018-10-22T12:05:00Z">
        <w:r w:rsidR="00C601DC">
          <w:t xml:space="preserve">the lowest </w:t>
        </w:r>
      </w:ins>
      <w:ins w:id="44" w:author="James Rae" w:date="2018-10-22T12:06:00Z">
        <w:r w:rsidR="00C601DC">
          <w:t xml:space="preserve">caste </w:t>
        </w:r>
      </w:ins>
      <w:ins w:id="45" w:author="James Rae" w:date="2018-10-22T12:05:00Z">
        <w:r w:rsidR="00C601DC">
          <w:t>group</w:t>
        </w:r>
      </w:ins>
      <w:del w:id="46" w:author="James Rae" w:date="2018-10-22T12:06:00Z">
        <w:r w:rsidR="00290213" w:rsidRPr="001E5004" w:rsidDel="00C601DC">
          <w:delText>caste</w:delText>
        </w:r>
      </w:del>
      <w:del w:id="47" w:author="James Rae" w:date="2018-10-22T12:05:00Z">
        <w:r w:rsidR="00290213" w:rsidRPr="001E5004" w:rsidDel="00C601DC">
          <w:delText>s</w:delText>
        </w:r>
      </w:del>
      <w:del w:id="48" w:author="James Rae" w:date="2018-10-22T12:06:00Z">
        <w:r w:rsidR="008754D7" w:rsidDel="00C601DC">
          <w:delText xml:space="preserve"> historically affected by untouchability</w:delText>
        </w:r>
      </w:del>
      <w:r w:rsidR="00290213" w:rsidRPr="001E5004">
        <w:t>—</w:t>
      </w:r>
      <w:r w:rsidR="00B62DB7" w:rsidRPr="001E5004">
        <w:t xml:space="preserve">still </w:t>
      </w:r>
      <w:r w:rsidR="00290213" w:rsidRPr="001E5004">
        <w:t>face economic inequalities</w:t>
      </w:r>
      <w:r w:rsidR="00B62DB7" w:rsidRPr="001E5004">
        <w:t xml:space="preserve"> </w:t>
      </w:r>
      <w:r w:rsidR="00050472" w:rsidRPr="001E5004">
        <w:t>based on</w:t>
      </w:r>
      <w:r w:rsidR="00510982" w:rsidRPr="001E5004">
        <w:t xml:space="preserve"> </w:t>
      </w:r>
      <w:r w:rsidR="00E62A66" w:rsidRPr="001E5004">
        <w:lastRenderedPageBreak/>
        <w:t xml:space="preserve">this </w:t>
      </w:r>
      <w:r w:rsidR="00B62DB7" w:rsidRPr="001E5004">
        <w:t>history of exploitation,</w:t>
      </w:r>
      <w:r w:rsidR="00235FBD" w:rsidRPr="001E5004">
        <w:t xml:space="preserve"> as well as </w:t>
      </w:r>
      <w:r w:rsidR="00290213" w:rsidRPr="001E5004">
        <w:t xml:space="preserve">interpersonal </w:t>
      </w:r>
      <w:r w:rsidR="00B62DB7" w:rsidRPr="001E5004">
        <w:t>discrimination</w:t>
      </w:r>
      <w:del w:id="49" w:author="James Rae" w:date="2018-10-22T12:06:00Z">
        <w:r w:rsidR="00B62DB7" w:rsidRPr="001E5004" w:rsidDel="00C601DC">
          <w:delText xml:space="preserve"> </w:delText>
        </w:r>
        <w:r w:rsidR="00050472" w:rsidRPr="001E5004" w:rsidDel="00C601DC">
          <w:delText>based on</w:delText>
        </w:r>
        <w:r w:rsidR="00F734CB" w:rsidRPr="001E5004" w:rsidDel="00C601DC">
          <w:delText xml:space="preserve"> </w:delText>
        </w:r>
        <w:r w:rsidR="00510982" w:rsidRPr="001E5004" w:rsidDel="00C601DC">
          <w:delText>th</w:delText>
        </w:r>
        <w:r w:rsidR="00E62A66" w:rsidRPr="001E5004" w:rsidDel="00C601DC">
          <w:delText>e</w:delText>
        </w:r>
        <w:r w:rsidR="00510982" w:rsidRPr="001E5004" w:rsidDel="00C601DC">
          <w:delText xml:space="preserve"> practice of untouchability</w:delText>
        </w:r>
      </w:del>
      <w:r w:rsidR="00510982" w:rsidRPr="001E5004">
        <w:t>.</w:t>
      </w:r>
      <w:r w:rsidR="004D4DAD" w:rsidRPr="001E5004">
        <w:t xml:space="preserve"> </w:t>
      </w:r>
      <w:r w:rsidR="00BD42EC" w:rsidRPr="001E5004">
        <w:t xml:space="preserve">Since Independence, the Indian State </w:t>
      </w:r>
      <w:r w:rsidR="00921ACA" w:rsidRPr="001E5004">
        <w:t xml:space="preserve">has sought to </w:t>
      </w:r>
      <w:r w:rsidR="00995496" w:rsidRPr="001E5004">
        <w:t>redress</w:t>
      </w:r>
      <w:r w:rsidR="00BD42EC" w:rsidRPr="001E5004">
        <w:t xml:space="preserve"> </w:t>
      </w:r>
      <w:r w:rsidR="00BA554A" w:rsidRPr="001E5004">
        <w:t>caste-based</w:t>
      </w:r>
      <w:r w:rsidR="00BD42EC" w:rsidRPr="001E5004">
        <w:t xml:space="preserve"> injustices </w:t>
      </w:r>
      <w:r w:rsidR="002E1F41" w:rsidRPr="001E5004">
        <w:t xml:space="preserve">by reserving seats in state-run universities and state-sector jobs for </w:t>
      </w:r>
      <w:r w:rsidR="00921ACA" w:rsidRPr="001E5004">
        <w:t xml:space="preserve">disadvantaged groups. </w:t>
      </w:r>
      <w:r w:rsidR="00137753" w:rsidRPr="001E5004">
        <w:t xml:space="preserve">Specifically, </w:t>
      </w:r>
      <w:r w:rsidR="00036E9A">
        <w:t>it</w:t>
      </w:r>
      <w:r w:rsidR="005E0845" w:rsidRPr="001E5004">
        <w:t xml:space="preserve"> recognises </w:t>
      </w:r>
      <w:r w:rsidR="00921ACA" w:rsidRPr="001E5004">
        <w:t>Dalits</w:t>
      </w:r>
      <w:r w:rsidR="005E0845" w:rsidRPr="001E5004">
        <w:t xml:space="preserve"> as Scheduled Castes (SCs)</w:t>
      </w:r>
      <w:r w:rsidR="006563B0" w:rsidRPr="001E5004">
        <w:t xml:space="preserve">, </w:t>
      </w:r>
      <w:r w:rsidR="00921ACA" w:rsidRPr="001E5004">
        <w:t>Adivasi</w:t>
      </w:r>
      <w:r w:rsidR="005E0845" w:rsidRPr="001E5004">
        <w:t>—India’s indigenous peoples—as Scheduled Tribes (STs)</w:t>
      </w:r>
      <w:r w:rsidR="00137753" w:rsidRPr="001E5004">
        <w:t>, a</w:t>
      </w:r>
      <w:r w:rsidR="006563B0" w:rsidRPr="001E5004">
        <w:t xml:space="preserve">nd </w:t>
      </w:r>
      <w:r w:rsidR="00116FDF" w:rsidRPr="001E5004">
        <w:t>other</w:t>
      </w:r>
      <w:r w:rsidR="00F337E1" w:rsidRPr="001E5004">
        <w:t xml:space="preserve"> disadvantaged </w:t>
      </w:r>
      <w:r w:rsidR="00116FDF" w:rsidRPr="001E5004">
        <w:t xml:space="preserve">castes </w:t>
      </w:r>
      <w:del w:id="50" w:author="James Rae" w:date="2018-10-22T12:07:00Z">
        <w:r w:rsidR="006563B0" w:rsidRPr="001E5004" w:rsidDel="00C601DC">
          <w:delText>(</w:delText>
        </w:r>
        <w:r w:rsidR="00116FDF" w:rsidRPr="001E5004" w:rsidDel="00C601DC">
          <w:delText>who fall above</w:delText>
        </w:r>
        <w:r w:rsidR="00F337E1" w:rsidRPr="001E5004" w:rsidDel="00C601DC">
          <w:delText xml:space="preserve"> the</w:delText>
        </w:r>
        <w:r w:rsidR="00116FDF" w:rsidRPr="001E5004" w:rsidDel="00C601DC">
          <w:delText xml:space="preserve"> so-called</w:delText>
        </w:r>
        <w:r w:rsidR="00F337E1" w:rsidRPr="001E5004" w:rsidDel="00C601DC">
          <w:delText xml:space="preserve"> ‘</w:delText>
        </w:r>
        <w:commentRangeStart w:id="51"/>
        <w:r w:rsidR="00F337E1" w:rsidRPr="001E5004" w:rsidDel="00C601DC">
          <w:delText>line of pollution’</w:delText>
        </w:r>
      </w:del>
      <w:commentRangeEnd w:id="51"/>
      <w:r w:rsidR="00C601DC">
        <w:rPr>
          <w:rStyle w:val="CommentReference"/>
        </w:rPr>
        <w:commentReference w:id="51"/>
      </w:r>
      <w:del w:id="52" w:author="James Rae" w:date="2018-10-22T12:07:00Z">
        <w:r w:rsidR="006563B0" w:rsidRPr="001E5004" w:rsidDel="00C601DC">
          <w:delText>)</w:delText>
        </w:r>
      </w:del>
      <w:r w:rsidR="00F337E1" w:rsidRPr="001E5004">
        <w:t xml:space="preserve"> as Other Backward Classes (OBCs). </w:t>
      </w:r>
      <w:r w:rsidR="00054C87" w:rsidRPr="001E5004">
        <w:t xml:space="preserve">Members of historically advantaged </w:t>
      </w:r>
      <w:r w:rsidR="00903483" w:rsidRPr="001E5004">
        <w:t xml:space="preserve">castes </w:t>
      </w:r>
      <w:r w:rsidR="00054C87" w:rsidRPr="001E5004">
        <w:t>compete for these opportunities in the General Merit (GM) category</w:t>
      </w:r>
      <w:r w:rsidR="00DF46A6" w:rsidRPr="001E5004">
        <w:t>.</w:t>
      </w:r>
      <w:r w:rsidR="004831E5" w:rsidRPr="001E5004">
        <w:t xml:space="preserve"> </w:t>
      </w:r>
      <w:r w:rsidR="007C517C" w:rsidRPr="001E5004">
        <w:t xml:space="preserve">Reservation </w:t>
      </w:r>
      <w:r w:rsidR="004831E5" w:rsidRPr="001E5004">
        <w:t xml:space="preserve">policies, alongside ongoing discrimination, </w:t>
      </w:r>
      <w:r w:rsidR="00412FBB">
        <w:t>mean that</w:t>
      </w:r>
      <w:r w:rsidR="001E23ED" w:rsidRPr="001E5004">
        <w:t xml:space="preserve"> </w:t>
      </w:r>
      <w:r w:rsidR="007C517C" w:rsidRPr="001E5004">
        <w:t>c</w:t>
      </w:r>
      <w:r w:rsidR="00DF46A6" w:rsidRPr="001E5004">
        <w:t xml:space="preserve">aste identities </w:t>
      </w:r>
      <w:r w:rsidR="001E23ED" w:rsidRPr="001E5004">
        <w:t xml:space="preserve">remain </w:t>
      </w:r>
      <w:r w:rsidR="00DF46A6" w:rsidRPr="001E5004">
        <w:t xml:space="preserve">important in </w:t>
      </w:r>
      <w:del w:id="53" w:author="Nils Reimer" w:date="2018-10-15T09:37:00Z">
        <w:r w:rsidR="00DF46A6" w:rsidRPr="001E5004" w:rsidDel="00D03376">
          <w:delText xml:space="preserve">electoral politics and </w:delText>
        </w:r>
      </w:del>
      <w:r w:rsidR="00DF46A6" w:rsidRPr="001E5004">
        <w:t>political organising.</w:t>
      </w:r>
    </w:p>
    <w:p w14:paraId="7DD6727E" w14:textId="1B7D4056" w:rsidR="00390EAB" w:rsidRDefault="002F1960" w:rsidP="002616F5">
      <w:r>
        <w:t>South India is religiously diverse.</w:t>
      </w:r>
      <w:r w:rsidR="00F62F91">
        <w:t xml:space="preserve"> For example,</w:t>
      </w:r>
      <w:r>
        <w:t xml:space="preserve"> </w:t>
      </w:r>
      <w:commentRangeStart w:id="54"/>
      <w:r>
        <w:t xml:space="preserve">84% of </w:t>
      </w:r>
      <w:r w:rsidR="00F62F91">
        <w:t xml:space="preserve">Karnataka’s </w:t>
      </w:r>
      <w:r>
        <w:t>inhabitants are Hindus</w:t>
      </w:r>
      <w:commentRangeEnd w:id="54"/>
      <w:r w:rsidR="00C601DC">
        <w:rPr>
          <w:rStyle w:val="CommentReference"/>
        </w:rPr>
        <w:commentReference w:id="54"/>
      </w:r>
      <w:r>
        <w:t xml:space="preserve">, while (at 13%) Muslims </w:t>
      </w:r>
      <w:r w:rsidR="00F66F34">
        <w:t>form</w:t>
      </w:r>
      <w:r>
        <w:t xml:space="preserve"> the largest ethnoreligious minority.</w:t>
      </w:r>
      <w:r w:rsidR="00A379FB">
        <w:t xml:space="preserve"> </w:t>
      </w:r>
      <w:r w:rsidR="00CE10A3">
        <w:t xml:space="preserve">Muslims </w:t>
      </w:r>
      <w:r w:rsidR="00A379FB">
        <w:t>face</w:t>
      </w:r>
      <w:r w:rsidR="00CE10A3">
        <w:t xml:space="preserve"> </w:t>
      </w:r>
      <w:r w:rsidR="00FB294E">
        <w:t xml:space="preserve">both structural inequalities and </w:t>
      </w:r>
      <w:r w:rsidR="000D1CCE">
        <w:t xml:space="preserve">communal violence. </w:t>
      </w:r>
      <w:commentRangeStart w:id="55"/>
      <w:del w:id="56" w:author="James Rae" w:date="2018-10-22T11:52:00Z">
        <w:r w:rsidR="006D058C" w:rsidDel="00274C39">
          <w:delText xml:space="preserve">In 2002, for example, </w:delText>
        </w:r>
        <w:r w:rsidR="001E4059" w:rsidDel="00274C39">
          <w:delText xml:space="preserve">a pogrom killed </w:delText>
        </w:r>
        <w:r w:rsidR="00907618" w:rsidDel="00274C39">
          <w:delText>over</w:delText>
        </w:r>
        <w:r w:rsidR="006D058C" w:rsidDel="00274C39">
          <w:delText xml:space="preserve"> a thousand Muslims in Gujarat (Dhattiwala &amp; Biggs, 2012).</w:delText>
        </w:r>
        <w:r w:rsidR="009F18C5" w:rsidDel="00274C39">
          <w:delText xml:space="preserve"> </w:delText>
        </w:r>
      </w:del>
      <w:commentRangeEnd w:id="55"/>
      <w:r w:rsidR="004368FB">
        <w:rPr>
          <w:rStyle w:val="CommentReference"/>
        </w:rPr>
        <w:commentReference w:id="55"/>
      </w:r>
      <w:r w:rsidR="00B123CB">
        <w:t xml:space="preserve">In recent years, </w:t>
      </w:r>
      <w:r w:rsidR="00621DA0">
        <w:t>anti-Muslim violence has been</w:t>
      </w:r>
      <w:r w:rsidR="00A379FB">
        <w:t xml:space="preserve"> </w:t>
      </w:r>
      <w:r w:rsidR="0079353B">
        <w:t>increasing</w:t>
      </w:r>
      <w:r w:rsidR="00FB294E">
        <w:t xml:space="preserve"> </w:t>
      </w:r>
      <w:r w:rsidR="00621DA0" w:rsidRPr="00621DA0">
        <w:t>(Amnesty International, 2017).</w:t>
      </w:r>
      <w:r w:rsidR="00621DA0">
        <w:t xml:space="preserve"> </w:t>
      </w:r>
      <w:bookmarkStart w:id="57" w:name="_Hlk523758218"/>
      <w:r w:rsidR="00185E43">
        <w:t xml:space="preserve">Religion </w:t>
      </w:r>
      <w:r w:rsidR="00EF62AC">
        <w:t xml:space="preserve">is intertwined </w:t>
      </w:r>
      <w:r w:rsidR="00B76DC2">
        <w:t xml:space="preserve">with two </w:t>
      </w:r>
      <w:r w:rsidR="008A5A3B">
        <w:t xml:space="preserve">currents of Indian </w:t>
      </w:r>
      <w:r w:rsidR="00B76DC2">
        <w:t>nationalism (Menski, 2009).</w:t>
      </w:r>
      <w:r w:rsidR="00B55DE6">
        <w:t xml:space="preserve"> </w:t>
      </w:r>
      <w:r w:rsidR="00A8005E">
        <w:t>On the one hand,</w:t>
      </w:r>
      <w:r w:rsidR="00C3491A">
        <w:t xml:space="preserve"> the secular foundations of the Indian State </w:t>
      </w:r>
      <w:r w:rsidR="004C2D92">
        <w:t>resulted from</w:t>
      </w:r>
      <w:r w:rsidR="00EF7F83">
        <w:t xml:space="preserve"> an inclusive nationalism that str</w:t>
      </w:r>
      <w:r w:rsidR="009A7FCB">
        <w:t>i</w:t>
      </w:r>
      <w:r w:rsidR="00EF7F83">
        <w:t>ve</w:t>
      </w:r>
      <w:r w:rsidR="009A7FCB">
        <w:t>s</w:t>
      </w:r>
      <w:r w:rsidR="00EF7F83">
        <w:t xml:space="preserve"> to include Indians of all religions</w:t>
      </w:r>
      <w:r w:rsidR="00ED20D2">
        <w:t xml:space="preserve">. </w:t>
      </w:r>
      <w:r w:rsidR="00EF7F83">
        <w:t xml:space="preserve">On the other hand, </w:t>
      </w:r>
      <w:r w:rsidR="009A7FCB">
        <w:t xml:space="preserve">Hindu nationalism </w:t>
      </w:r>
      <w:commentRangeStart w:id="58"/>
      <w:del w:id="59" w:author="James Rae" w:date="2018-10-22T11:52:00Z">
        <w:r w:rsidR="009A7FCB" w:rsidDel="00274C39">
          <w:delText>(Hindutva</w:delText>
        </w:r>
      </w:del>
      <w:commentRangeEnd w:id="58"/>
      <w:r w:rsidR="00274C39">
        <w:rPr>
          <w:rStyle w:val="CommentReference"/>
        </w:rPr>
        <w:commentReference w:id="58"/>
      </w:r>
      <w:del w:id="60" w:author="James Rae" w:date="2018-10-22T11:52:00Z">
        <w:r w:rsidR="009A7FCB" w:rsidDel="00274C39">
          <w:delText>)</w:delText>
        </w:r>
      </w:del>
      <w:r w:rsidR="009A7FCB">
        <w:t xml:space="preserve"> is an ideology that equates being Indian with being Hindu, and thus excludes </w:t>
      </w:r>
      <w:r w:rsidR="00AE0DCF">
        <w:t>Muslims from the national identity.</w:t>
      </w:r>
      <w:del w:id="61" w:author="James Rae" w:date="2018-10-22T12:13:00Z">
        <w:r w:rsidR="00AE0DCF" w:rsidDel="004368FB">
          <w:delText xml:space="preserve"> Narendra Modi’s</w:delText>
        </w:r>
        <w:r w:rsidR="00B47936" w:rsidDel="004368FB">
          <w:delText xml:space="preserve"> </w:delText>
        </w:r>
        <w:r w:rsidR="00B47936" w:rsidRPr="00F13501" w:rsidDel="004368FB">
          <w:delText>Bharatiya Janata Party</w:delText>
        </w:r>
        <w:r w:rsidR="00B47936" w:rsidDel="004368FB">
          <w:delText xml:space="preserve"> government </w:delText>
        </w:r>
        <w:r w:rsidR="00B47936" w:rsidRPr="00B47936" w:rsidDel="004368FB">
          <w:delText>espouses Hindutva, and enjoys broad support in the Indian population (Pew Research Center, 2017)</w:delText>
        </w:r>
      </w:del>
      <w:r w:rsidR="00B47936" w:rsidRPr="00B47936">
        <w:t>.</w:t>
      </w:r>
      <w:r w:rsidR="001B1095">
        <w:t xml:space="preserve"> </w:t>
      </w:r>
    </w:p>
    <w:p w14:paraId="76B11680" w14:textId="11A9C750" w:rsidR="009B2633" w:rsidRDefault="00DA02BE" w:rsidP="007F6796">
      <w:r>
        <w:t>We</w:t>
      </w:r>
      <w:r w:rsidR="003F01E1">
        <w:t xml:space="preserve"> </w:t>
      </w:r>
      <w:r>
        <w:t>investigated</w:t>
      </w:r>
      <w:r w:rsidR="003F01E1">
        <w:t xml:space="preserve"> how</w:t>
      </w:r>
      <w:r w:rsidR="00E111A5">
        <w:t xml:space="preserve"> </w:t>
      </w:r>
      <w:r w:rsidR="00E111A5" w:rsidRPr="003F01E1">
        <w:t>South Indians</w:t>
      </w:r>
      <w:r w:rsidR="00E111A5">
        <w:t>’</w:t>
      </w:r>
      <w:r w:rsidR="003F01E1">
        <w:t xml:space="preserve"> caste, religion, and nationality </w:t>
      </w:r>
      <w:r w:rsidR="002C52E0">
        <w:t>shape</w:t>
      </w:r>
      <w:r w:rsidR="003F01E1" w:rsidRPr="003F01E1">
        <w:t xml:space="preserve"> whom </w:t>
      </w:r>
      <w:r w:rsidR="00E111A5">
        <w:t>they</w:t>
      </w:r>
      <w:r w:rsidR="003F01E1" w:rsidRPr="003F01E1">
        <w:t xml:space="preserve"> </w:t>
      </w:r>
      <w:r w:rsidR="003F01E1">
        <w:t>include in their ingroup, and whom they exclude.</w:t>
      </w:r>
      <w:r w:rsidR="00390EAB">
        <w:t xml:space="preserve"> Beyond group differences</w:t>
      </w:r>
      <w:r w:rsidR="00AD59DF">
        <w:t>, we examined</w:t>
      </w:r>
      <w:r w:rsidR="00DE7556">
        <w:t xml:space="preserve"> </w:t>
      </w:r>
      <w:r w:rsidR="00CF5DD7">
        <w:t>why individuals differ</w:t>
      </w:r>
      <w:r w:rsidR="00390EAB">
        <w:t xml:space="preserve"> in whom </w:t>
      </w:r>
      <w:r w:rsidR="00CF5DD7">
        <w:t>they</w:t>
      </w:r>
      <w:r w:rsidR="00390EAB">
        <w:t xml:space="preserve"> conside</w:t>
      </w:r>
      <w:r w:rsidR="00CF5DD7">
        <w:t>r</w:t>
      </w:r>
      <w:r w:rsidR="00390EAB">
        <w:t xml:space="preserve"> “us” and “not us”. Specifically, w</w:t>
      </w:r>
      <w:r w:rsidR="0091043F">
        <w:t xml:space="preserve">e hypothesised that positive contact and cross-group friendship </w:t>
      </w:r>
      <w:r w:rsidR="00390EAB">
        <w:t xml:space="preserve">would </w:t>
      </w:r>
      <w:r w:rsidR="0091043F">
        <w:t xml:space="preserve">foster more inclusive identities, while negative contact </w:t>
      </w:r>
      <w:r w:rsidR="00390EAB">
        <w:t xml:space="preserve">would </w:t>
      </w:r>
      <w:r w:rsidR="0091043F">
        <w:t>lead to less inclusive identities.</w:t>
      </w:r>
      <w:r w:rsidR="00C7259D">
        <w:t xml:space="preserve"> </w:t>
      </w:r>
      <w:commentRangeStart w:id="62"/>
      <w:r w:rsidR="00C7259D">
        <w:t xml:space="preserve">Alternatively, we </w:t>
      </w:r>
      <w:r w:rsidR="00390EAB">
        <w:t>tested</w:t>
      </w:r>
      <w:r w:rsidR="00C7259D">
        <w:t xml:space="preserve"> whether</w:t>
      </w:r>
      <w:r w:rsidR="00C7259D" w:rsidRPr="00C7259D">
        <w:t xml:space="preserve"> </w:t>
      </w:r>
      <w:r w:rsidR="00C7259D">
        <w:t>ideological preference</w:t>
      </w:r>
      <w:r w:rsidR="00CF5DD7">
        <w:t>s</w:t>
      </w:r>
      <w:r w:rsidR="00C7259D">
        <w:t xml:space="preserve"> for social dominance </w:t>
      </w:r>
      <w:r w:rsidR="00E3421A">
        <w:t>(</w:t>
      </w:r>
      <w:r w:rsidR="00E3421A" w:rsidRPr="00E3421A">
        <w:t xml:space="preserve">Sidanius </w:t>
      </w:r>
      <w:r w:rsidR="00E3421A">
        <w:t>&amp;</w:t>
      </w:r>
      <w:r w:rsidR="00E3421A" w:rsidRPr="00E3421A">
        <w:t xml:space="preserve"> Pratto</w:t>
      </w:r>
      <w:r w:rsidR="00E3421A">
        <w:t xml:space="preserve">, </w:t>
      </w:r>
      <w:r w:rsidR="00E3421A" w:rsidRPr="00E3421A">
        <w:t>1999</w:t>
      </w:r>
      <w:r w:rsidR="00E3421A">
        <w:t xml:space="preserve">) </w:t>
      </w:r>
      <w:r w:rsidR="00541E98">
        <w:t>would motivate</w:t>
      </w:r>
      <w:r w:rsidR="00CF5DD7">
        <w:t xml:space="preserve"> individuals to </w:t>
      </w:r>
      <w:r w:rsidR="00C7259D">
        <w:t>exclud</w:t>
      </w:r>
      <w:r w:rsidR="00CF5DD7">
        <w:t>e</w:t>
      </w:r>
      <w:r w:rsidR="00C7259D">
        <w:t xml:space="preserve"> lower-status outgroups.</w:t>
      </w:r>
      <w:commentRangeEnd w:id="62"/>
      <w:r w:rsidR="00672838">
        <w:rPr>
          <w:rStyle w:val="CommentReference"/>
        </w:rPr>
        <w:commentReference w:id="62"/>
      </w:r>
      <w:r w:rsidR="002C52E0">
        <w:t xml:space="preserve"> </w:t>
      </w:r>
      <w:r w:rsidR="0056676C">
        <w:t xml:space="preserve">Aside from studying why individuals differ in whom they categorize “us” and “not us”, we examined whether </w:t>
      </w:r>
      <w:r w:rsidR="00EB7EF7">
        <w:t xml:space="preserve">identity </w:t>
      </w:r>
      <w:proofErr w:type="spellStart"/>
      <w:r w:rsidR="00EB7EF7">
        <w:t>construals</w:t>
      </w:r>
      <w:proofErr w:type="spellEnd"/>
      <w:r w:rsidR="0056676C">
        <w:t xml:space="preserve"> </w:t>
      </w:r>
      <w:r w:rsidR="00A30DB8">
        <w:t xml:space="preserve">influenced their </w:t>
      </w:r>
      <w:r w:rsidR="002D1E52">
        <w:t>attitudes and beliefs</w:t>
      </w:r>
      <w:r w:rsidR="00A30DB8">
        <w:t xml:space="preserve">. We hypothesised </w:t>
      </w:r>
      <w:r w:rsidR="00ED6AD6">
        <w:t xml:space="preserve">that </w:t>
      </w:r>
      <w:r w:rsidR="0064535E" w:rsidRPr="0064535E">
        <w:t>categori</w:t>
      </w:r>
      <w:r w:rsidR="0064535E">
        <w:t>z</w:t>
      </w:r>
      <w:r w:rsidR="0064535E" w:rsidRPr="0064535E">
        <w:t xml:space="preserve">ing </w:t>
      </w:r>
      <w:r w:rsidR="0064535E">
        <w:t xml:space="preserve">someone </w:t>
      </w:r>
      <w:r w:rsidR="0064535E" w:rsidRPr="0064535E">
        <w:t>as</w:t>
      </w:r>
      <w:r w:rsidR="0064535E">
        <w:t xml:space="preserve"> “</w:t>
      </w:r>
      <w:r w:rsidR="0064535E" w:rsidRPr="0064535E">
        <w:t>us</w:t>
      </w:r>
      <w:r w:rsidR="0064535E">
        <w:t xml:space="preserve">” would </w:t>
      </w:r>
      <w:r w:rsidR="002D1E52">
        <w:t>foster</w:t>
      </w:r>
      <w:r w:rsidR="0064535E" w:rsidRPr="0064535E">
        <w:t xml:space="preserve"> more favourable attitudes and less</w:t>
      </w:r>
      <w:r w:rsidR="00F36F4B">
        <w:t xml:space="preserve"> </w:t>
      </w:r>
      <w:r w:rsidR="0064535E" w:rsidRPr="0064535E">
        <w:t xml:space="preserve">social distance toward that </w:t>
      </w:r>
      <w:r w:rsidR="00F36F4B">
        <w:t>person</w:t>
      </w:r>
      <w:r w:rsidR="0064535E" w:rsidRPr="0064535E">
        <w:t>.</w:t>
      </w:r>
      <w:r w:rsidR="00F36F4B" w:rsidRPr="00F36F4B">
        <w:t xml:space="preserve"> </w:t>
      </w:r>
      <w:r w:rsidR="00F36F4B">
        <w:t xml:space="preserve">More broadly, </w:t>
      </w:r>
      <w:r w:rsidR="002D1E52">
        <w:t>we</w:t>
      </w:r>
      <w:r w:rsidR="00F36F4B">
        <w:t xml:space="preserve"> </w:t>
      </w:r>
      <w:r w:rsidR="00C9488C">
        <w:t>expected</w:t>
      </w:r>
      <w:r w:rsidR="00F36F4B">
        <w:t xml:space="preserve"> that </w:t>
      </w:r>
      <w:r w:rsidR="008C76D8">
        <w:t xml:space="preserve">more inclusive identities would be associated with less perceived intergroup threat. </w:t>
      </w:r>
      <w:bookmarkEnd w:id="57"/>
      <w:r w:rsidR="00835018">
        <w:t>We</w:t>
      </w:r>
      <w:r w:rsidR="00121988">
        <w:t xml:space="preserve"> also</w:t>
      </w:r>
      <w:r w:rsidR="00835018">
        <w:t xml:space="preserve"> tested whether</w:t>
      </w:r>
      <w:r w:rsidR="00453F6E">
        <w:t xml:space="preserve"> </w:t>
      </w:r>
      <w:r w:rsidR="00835018">
        <w:t>more inclusive</w:t>
      </w:r>
      <w:r w:rsidR="00085F1E" w:rsidRPr="00085F1E">
        <w:t xml:space="preserve"> </w:t>
      </w:r>
      <w:r w:rsidR="00085F1E">
        <w:t xml:space="preserve">identities increase support for reservation policies among </w:t>
      </w:r>
      <w:r w:rsidR="00121988">
        <w:t xml:space="preserve">advantaged-group members, but decrease support </w:t>
      </w:r>
      <w:r w:rsidR="007F6796">
        <w:t xml:space="preserve">for these policies </w:t>
      </w:r>
      <w:r w:rsidR="00121988">
        <w:t>among disadvantaged-group members.</w:t>
      </w:r>
    </w:p>
    <w:p w14:paraId="20C6E54D" w14:textId="57059AB2" w:rsidR="0003654D" w:rsidRDefault="0003654D" w:rsidP="00CD5CAA">
      <w:pPr>
        <w:pStyle w:val="Heading1"/>
      </w:pPr>
      <w:r>
        <w:t>Method</w:t>
      </w:r>
    </w:p>
    <w:p w14:paraId="4633B5F7" w14:textId="470D27BC" w:rsidR="00F94893" w:rsidRPr="009F6B9F" w:rsidRDefault="003D6DDB" w:rsidP="00F94893">
      <w:pPr>
        <w:pStyle w:val="FirstParagraph"/>
        <w:rPr>
          <w:b/>
        </w:rPr>
      </w:pPr>
      <w:r>
        <w:lastRenderedPageBreak/>
        <w:t>All</w:t>
      </w:r>
      <w:r w:rsidR="00BE39A0">
        <w:t xml:space="preserve"> m</w:t>
      </w:r>
      <w:r w:rsidR="00AD5A42">
        <w:t xml:space="preserve">aterials, </w:t>
      </w:r>
      <w:r w:rsidR="003F1D4B">
        <w:t>data, analysis scripts</w:t>
      </w:r>
      <w:r w:rsidR="00BE39A0">
        <w:t xml:space="preserve">, and appendices </w:t>
      </w:r>
      <w:r w:rsidR="009D7DDC">
        <w:t>are available online (</w:t>
      </w:r>
      <w:r w:rsidR="002D4168" w:rsidRPr="002D4168">
        <w:t>https://osf.io/ekb8z/?view_only=05b6a5c5cf5e43d9a7bba5e192f53f87</w:t>
      </w:r>
      <w:r w:rsidR="006F726D">
        <w:t>)</w:t>
      </w:r>
      <w:r w:rsidR="009F6B9F">
        <w:t>.</w:t>
      </w:r>
      <w:r w:rsidR="002D4168">
        <w:t xml:space="preserve"> </w:t>
      </w:r>
      <w:r w:rsidR="00A502E5">
        <w:t xml:space="preserve">Here, we only report measures </w:t>
      </w:r>
      <w:r w:rsidR="009929B7">
        <w:t xml:space="preserve">testing </w:t>
      </w:r>
      <w:r w:rsidR="00A502E5">
        <w:t xml:space="preserve">our hypotheses, </w:t>
      </w:r>
      <w:r w:rsidR="009929B7">
        <w:t>omitting</w:t>
      </w:r>
      <w:r w:rsidR="00A502E5">
        <w:t xml:space="preserve"> measure</w:t>
      </w:r>
      <w:r w:rsidR="00275121">
        <w:t>s</w:t>
      </w:r>
      <w:r w:rsidR="009929B7">
        <w:t xml:space="preserve"> replicating</w:t>
      </w:r>
      <w:r w:rsidR="00A502E5">
        <w:t xml:space="preserve"> earlier researc</w:t>
      </w:r>
      <w:r w:rsidR="008A0122">
        <w:t>h</w:t>
      </w:r>
      <w:r w:rsidR="00646248">
        <w:t xml:space="preserve"> or validating the categorization task</w:t>
      </w:r>
      <w:r w:rsidR="008A0122">
        <w:t xml:space="preserve"> (Appendix</w:t>
      </w:r>
      <w:r w:rsidR="00B00932">
        <w:t> </w:t>
      </w:r>
      <w:r w:rsidR="00823717">
        <w:t>E</w:t>
      </w:r>
      <w:r w:rsidR="008A0122">
        <w:t>)</w:t>
      </w:r>
      <w:r w:rsidR="00ED40CA">
        <w:t>.</w:t>
      </w:r>
    </w:p>
    <w:p w14:paraId="50A7275F" w14:textId="6FF2C5CF" w:rsidR="00F359D6" w:rsidRPr="00F359D6" w:rsidRDefault="00F359D6" w:rsidP="00F359D6">
      <w:pPr>
        <w:pStyle w:val="Heading2"/>
      </w:pPr>
      <w:r>
        <w:t>Participants</w:t>
      </w:r>
    </w:p>
    <w:p w14:paraId="60BB33AC" w14:textId="13D36BDE" w:rsidR="0003654D" w:rsidRDefault="00BF3FB9" w:rsidP="00BF3FB9">
      <w:pPr>
        <w:pStyle w:val="FirstParagraph"/>
      </w:pPr>
      <w:r>
        <w:t xml:space="preserve">Three hundred and fifty-one students at Karnatak University (Dharwad, India) participated in </w:t>
      </w:r>
      <w:commentRangeStart w:id="63"/>
      <w:r>
        <w:t>exchange for writing materials</w:t>
      </w:r>
      <w:commentRangeEnd w:id="63"/>
      <w:r w:rsidR="000C683E">
        <w:rPr>
          <w:rStyle w:val="CommentReference"/>
        </w:rPr>
        <w:commentReference w:id="63"/>
      </w:r>
      <w:r>
        <w:t>.</w:t>
      </w:r>
      <w:commentRangeStart w:id="64"/>
      <w:r w:rsidR="007B6C29">
        <w:rPr>
          <w:rStyle w:val="FootnoteReference"/>
        </w:rPr>
        <w:footnoteReference w:id="1"/>
      </w:r>
      <w:r>
        <w:t xml:space="preserve"> </w:t>
      </w:r>
      <w:commentRangeEnd w:id="64"/>
      <w:r w:rsidR="004368FB">
        <w:rPr>
          <w:rStyle w:val="CommentReference"/>
        </w:rPr>
        <w:commentReference w:id="64"/>
      </w:r>
      <w:r>
        <w:t xml:space="preserve">Of these, </w:t>
      </w:r>
      <w:r w:rsidR="000F1D48">
        <w:t>we</w:t>
      </w:r>
      <w:r>
        <w:t xml:space="preserve"> excluded 49 participants who did not belong to any of four caste groups (</w:t>
      </w:r>
      <w:r w:rsidRPr="00BF3FB9">
        <w:rPr>
          <w:i/>
        </w:rPr>
        <w:t>n</w:t>
      </w:r>
      <w:r>
        <w:t xml:space="preserve"> = 20), failed to indicate their caste group (</w:t>
      </w:r>
      <w:r w:rsidRPr="00BF3FB9">
        <w:rPr>
          <w:i/>
        </w:rPr>
        <w:t>n</w:t>
      </w:r>
      <w:r>
        <w:t xml:space="preserve"> = 7), or </w:t>
      </w:r>
      <w:r w:rsidR="009E58C1">
        <w:t>reported</w:t>
      </w:r>
      <w:r>
        <w:t xml:space="preserve"> Islam as their own or their family’s religion (</w:t>
      </w:r>
      <w:r w:rsidRPr="00BF3FB9">
        <w:rPr>
          <w:i/>
        </w:rPr>
        <w:t>n</w:t>
      </w:r>
      <w:r>
        <w:t xml:space="preserve"> = 27).</w:t>
      </w:r>
      <w:r>
        <w:rPr>
          <w:rStyle w:val="FootnoteReference"/>
        </w:rPr>
        <w:footnoteReference w:id="2"/>
      </w:r>
      <w:r>
        <w:t xml:space="preserve"> This left 302 participants who </w:t>
      </w:r>
      <w:r w:rsidR="008343E5">
        <w:t>reported</w:t>
      </w:r>
      <w:r>
        <w:t xml:space="preserve"> Hinduism (</w:t>
      </w:r>
      <w:r w:rsidRPr="00BF3FB9">
        <w:rPr>
          <w:i/>
        </w:rPr>
        <w:t>n</w:t>
      </w:r>
      <w:r>
        <w:t xml:space="preserve"> = 286), </w:t>
      </w:r>
      <w:commentRangeStart w:id="65"/>
      <w:r>
        <w:t>Jainism (</w:t>
      </w:r>
      <w:r w:rsidRPr="00BF3FB9">
        <w:rPr>
          <w:i/>
        </w:rPr>
        <w:t>n</w:t>
      </w:r>
      <w:r w:rsidR="00F25FC5">
        <w:t xml:space="preserve"> </w:t>
      </w:r>
      <w:r>
        <w:t>=</w:t>
      </w:r>
      <w:r w:rsidR="00F25FC5">
        <w:t xml:space="preserve"> </w:t>
      </w:r>
      <w:r>
        <w:t>8), or Christianity (</w:t>
      </w:r>
      <w:r w:rsidRPr="00BF3FB9">
        <w:rPr>
          <w:i/>
        </w:rPr>
        <w:t>n</w:t>
      </w:r>
      <w:r>
        <w:t xml:space="preserve"> = 8)</w:t>
      </w:r>
      <w:commentRangeEnd w:id="65"/>
      <w:r w:rsidR="00342123">
        <w:rPr>
          <w:rStyle w:val="CommentReference"/>
        </w:rPr>
        <w:commentReference w:id="65"/>
      </w:r>
      <w:r>
        <w:t xml:space="preserve"> as their or their family’s religion, and General Caste </w:t>
      </w:r>
      <w:r w:rsidR="000C60DD">
        <w:t>(</w:t>
      </w:r>
      <w:r w:rsidRPr="00BF3FB9">
        <w:rPr>
          <w:i/>
        </w:rPr>
        <w:t>n</w:t>
      </w:r>
      <w:r>
        <w:t xml:space="preserve"> = 99), Other Backward Class (</w:t>
      </w:r>
      <w:r w:rsidRPr="00BF3FB9">
        <w:rPr>
          <w:i/>
        </w:rPr>
        <w:t>n</w:t>
      </w:r>
      <w:r>
        <w:t xml:space="preserve"> = 127), Scheduled Caste (</w:t>
      </w:r>
      <w:r w:rsidRPr="00BF3FB9">
        <w:rPr>
          <w:i/>
        </w:rPr>
        <w:t>n</w:t>
      </w:r>
      <w:r>
        <w:t xml:space="preserve"> = 54), or Scheduled Tribe (</w:t>
      </w:r>
      <w:r w:rsidRPr="00BF3FB9">
        <w:rPr>
          <w:i/>
        </w:rPr>
        <w:t>n</w:t>
      </w:r>
      <w:r>
        <w:t xml:space="preserve"> = 22) as their caste group. </w:t>
      </w:r>
      <w:commentRangeStart w:id="66"/>
      <w:r>
        <w:t>Table</w:t>
      </w:r>
      <w:r w:rsidR="00D61B36">
        <w:t> </w:t>
      </w:r>
      <w:r>
        <w:t xml:space="preserve">1 </w:t>
      </w:r>
      <w:commentRangeEnd w:id="66"/>
      <w:r w:rsidR="00877B96">
        <w:rPr>
          <w:rStyle w:val="CommentReference"/>
        </w:rPr>
        <w:commentReference w:id="66"/>
      </w:r>
      <w:r>
        <w:t xml:space="preserve">summarises participants </w:t>
      </w:r>
      <w:r w:rsidR="00781844">
        <w:t xml:space="preserve">by </w:t>
      </w:r>
      <w:r>
        <w:t>gender, age, nationality, religion, and caste</w:t>
      </w:r>
      <w:r w:rsidR="00ED40CA">
        <w:t>.</w:t>
      </w:r>
    </w:p>
    <w:p w14:paraId="47C483A2" w14:textId="42DC2A49" w:rsidR="00F359D6" w:rsidRPr="006D4DFE" w:rsidRDefault="009B787A" w:rsidP="006D4DFE">
      <w:pPr>
        <w:pStyle w:val="Heading2"/>
      </w:pPr>
      <w:r w:rsidRPr="006D4DFE">
        <w:t>Procedure</w:t>
      </w:r>
    </w:p>
    <w:p w14:paraId="1FC78F26" w14:textId="0A9D8B73" w:rsidR="003023F5" w:rsidRDefault="00813C97" w:rsidP="00977C82">
      <w:pPr>
        <w:ind w:firstLine="0"/>
      </w:pPr>
      <w:r>
        <w:t>P</w:t>
      </w:r>
      <w:r w:rsidR="001624B6">
        <w:t xml:space="preserve">articipants completed </w:t>
      </w:r>
      <w:r w:rsidR="006B4994">
        <w:t>a</w:t>
      </w:r>
      <w:r w:rsidR="001624B6">
        <w:t xml:space="preserve"> triple crossed-categorization task</w:t>
      </w:r>
      <w:r w:rsidR="00CB76E4">
        <w:t xml:space="preserve"> (adapted from van Dommelen et al., 2015). Participants </w:t>
      </w:r>
      <w:r w:rsidR="00DA7CEE">
        <w:t xml:space="preserve">viewed </w:t>
      </w:r>
      <w:r w:rsidR="00C41BF5">
        <w:t>24</w:t>
      </w:r>
      <w:r w:rsidR="00CB76E4">
        <w:t xml:space="preserve"> identity cards,</w:t>
      </w:r>
      <w:r w:rsidR="00CB76E4" w:rsidRPr="00043B7A">
        <w:t xml:space="preserve"> </w:t>
      </w:r>
      <w:r w:rsidR="00651983" w:rsidRPr="00043B7A">
        <w:t xml:space="preserve">each </w:t>
      </w:r>
      <w:r w:rsidR="00651983">
        <w:t xml:space="preserve">showing a </w:t>
      </w:r>
      <w:r w:rsidR="00651983" w:rsidRPr="000343CD">
        <w:t xml:space="preserve">person’s </w:t>
      </w:r>
      <w:r w:rsidR="00651983">
        <w:t>name</w:t>
      </w:r>
      <w:r w:rsidR="00651983" w:rsidRPr="000343CD">
        <w:t xml:space="preserve">, age, religion, nationality, caste reservation, </w:t>
      </w:r>
      <w:r w:rsidR="008F29CD">
        <w:t>and</w:t>
      </w:r>
      <w:r w:rsidR="00651983" w:rsidRPr="000343CD">
        <w:t xml:space="preserve"> a head-and-shoulders silhouette</w:t>
      </w:r>
      <w:r w:rsidR="00651983">
        <w:t>.</w:t>
      </w:r>
      <w:r w:rsidR="00AA019D">
        <w:t xml:space="preserve"> Based on a pilot study, </w:t>
      </w:r>
      <w:r w:rsidR="007F3E3A">
        <w:t xml:space="preserve">we </w:t>
      </w:r>
      <w:r w:rsidR="00CF24BD">
        <w:t>chose</w:t>
      </w:r>
      <w:r w:rsidR="007F3E3A">
        <w:t xml:space="preserve"> </w:t>
      </w:r>
      <w:r w:rsidR="00844745">
        <w:t xml:space="preserve">the </w:t>
      </w:r>
      <w:r w:rsidR="00576F57">
        <w:t>targets</w:t>
      </w:r>
      <w:r w:rsidR="00335228">
        <w:t>’</w:t>
      </w:r>
      <w:r w:rsidR="0066411E">
        <w:t xml:space="preserve"> caste</w:t>
      </w:r>
      <w:r w:rsidR="00CF24BD">
        <w:t>s</w:t>
      </w:r>
      <w:r w:rsidR="0066411E">
        <w:t>, religion</w:t>
      </w:r>
      <w:r w:rsidR="00CF24BD">
        <w:t>s</w:t>
      </w:r>
      <w:r w:rsidR="0066411E">
        <w:t xml:space="preserve">, and nationalities </w:t>
      </w:r>
      <w:r w:rsidR="003F60E9">
        <w:t>such</w:t>
      </w:r>
      <w:r w:rsidR="00BF797B">
        <w:t xml:space="preserve"> that </w:t>
      </w:r>
      <w:r w:rsidR="00335228">
        <w:t>each</w:t>
      </w:r>
      <w:r w:rsidR="00B10EB5">
        <w:t xml:space="preserve"> target represented a person with whom participants shared </w:t>
      </w:r>
      <w:r w:rsidR="00B10EB5" w:rsidRPr="00043B7A">
        <w:t xml:space="preserve">none, one, two, </w:t>
      </w:r>
      <w:r w:rsidR="005F6D14">
        <w:t>or</w:t>
      </w:r>
      <w:r w:rsidR="00B10EB5" w:rsidRPr="00043B7A">
        <w:t xml:space="preserve"> all three group memberships</w:t>
      </w:r>
      <w:r w:rsidR="00B10EB5">
        <w:t xml:space="preserve"> (Figure</w:t>
      </w:r>
      <w:r w:rsidR="001310BA">
        <w:t> </w:t>
      </w:r>
      <w:r w:rsidR="005D6F29">
        <w:t>2</w:t>
      </w:r>
      <w:r w:rsidR="00B10EB5">
        <w:t xml:space="preserve">). </w:t>
      </w:r>
      <w:del w:id="67" w:author="James Rae" w:date="2018-10-22T12:22:00Z">
        <w:r w:rsidR="00B10EB5" w:rsidRPr="00DA7CEE" w:rsidDel="00877B96">
          <w:delText xml:space="preserve">Rather than </w:delText>
        </w:r>
        <w:r w:rsidR="009272C4" w:rsidDel="00877B96">
          <w:delText>test</w:delText>
        </w:r>
        <w:r w:rsidR="00B10EB5" w:rsidRPr="00DA7CEE" w:rsidDel="00877B96">
          <w:delText xml:space="preserve"> p</w:delText>
        </w:r>
      </w:del>
      <w:ins w:id="68" w:author="James Rae" w:date="2018-10-22T12:22:00Z">
        <w:r w:rsidR="00877B96">
          <w:t>P</w:t>
        </w:r>
      </w:ins>
      <w:r w:rsidR="00B10EB5" w:rsidRPr="00DA7CEE">
        <w:t xml:space="preserve">articipants </w:t>
      </w:r>
      <w:del w:id="69" w:author="James Rae" w:date="2018-10-22T12:22:00Z">
        <w:r w:rsidR="00B10EB5" w:rsidRPr="00DA7CEE" w:rsidDel="00877B96">
          <w:delText>individually,</w:delText>
        </w:r>
        <w:r w:rsidR="00E932D1" w:rsidDel="00877B96">
          <w:delText xml:space="preserve"> we</w:delText>
        </w:r>
      </w:del>
      <w:ins w:id="70" w:author="James Rae" w:date="2018-10-22T12:22:00Z">
        <w:r w:rsidR="00877B96">
          <w:t>were</w:t>
        </w:r>
      </w:ins>
      <w:r w:rsidR="00F520AF">
        <w:t xml:space="preserve"> </w:t>
      </w:r>
      <w:r w:rsidR="008E3500">
        <w:t>tested</w:t>
      </w:r>
      <w:r w:rsidR="005D6F29">
        <w:t xml:space="preserve"> </w:t>
      </w:r>
      <w:ins w:id="71" w:author="James Rae" w:date="2018-10-22T12:22:00Z">
        <w:r w:rsidR="00877B96">
          <w:t xml:space="preserve">in </w:t>
        </w:r>
      </w:ins>
      <w:r w:rsidR="005D6F29">
        <w:t>classrooms of</w:t>
      </w:r>
      <w:r w:rsidR="00E932D1">
        <w:t xml:space="preserve"> </w:t>
      </w:r>
      <w:r w:rsidR="00E932D1" w:rsidRPr="00DA7CEE">
        <w:t>24–71 participants</w:t>
      </w:r>
      <w:r w:rsidR="008E3500">
        <w:t xml:space="preserve"> </w:t>
      </w:r>
      <w:r w:rsidR="008B7B6D">
        <w:t xml:space="preserve">by presenting targets in a </w:t>
      </w:r>
      <w:r w:rsidR="00D462AC">
        <w:t>slide-based presentation</w:t>
      </w:r>
      <w:r w:rsidR="008B7B6D">
        <w:t xml:space="preserve">. </w:t>
      </w:r>
      <w:r w:rsidR="008B7B6D" w:rsidRPr="004B502A">
        <w:t>Each slide contained a male and a female target</w:t>
      </w:r>
      <w:r w:rsidR="003A5C2D">
        <w:t xml:space="preserve"> </w:t>
      </w:r>
      <w:r w:rsidR="00800EFB">
        <w:t>with participants focusing on the target corresponding</w:t>
      </w:r>
      <w:r w:rsidR="00800EFB" w:rsidRPr="004B502A">
        <w:t xml:space="preserve"> to their gender.</w:t>
      </w:r>
      <w:r w:rsidR="00571577">
        <w:t xml:space="preserve"> S</w:t>
      </w:r>
      <w:r w:rsidR="00571577" w:rsidRPr="00571577">
        <w:t xml:space="preserve">lides also </w:t>
      </w:r>
      <w:r w:rsidR="00571577">
        <w:t>contained</w:t>
      </w:r>
      <w:r w:rsidR="00571577" w:rsidRPr="00571577">
        <w:t xml:space="preserve"> a number identifying each target, a</w:t>
      </w:r>
      <w:r w:rsidR="00571577">
        <w:t xml:space="preserve">nd </w:t>
      </w:r>
      <w:r w:rsidR="00571577" w:rsidRPr="00571577">
        <w:t>the response scale(s) corresponding to the question(s)</w:t>
      </w:r>
      <w:r w:rsidR="00571577">
        <w:t xml:space="preserve"> participants answered </w:t>
      </w:r>
      <w:r w:rsidR="0096760F">
        <w:t xml:space="preserve">at </w:t>
      </w:r>
      <w:r w:rsidR="00A43E2F">
        <w:t>the</w:t>
      </w:r>
      <w:r w:rsidR="0096760F">
        <w:t xml:space="preserve"> time</w:t>
      </w:r>
      <w:r w:rsidR="00571577" w:rsidRPr="00571577">
        <w:t>.</w:t>
      </w:r>
      <w:r w:rsidR="0096760F">
        <w:t xml:space="preserve"> </w:t>
      </w:r>
    </w:p>
    <w:p w14:paraId="16C3E3C1" w14:textId="4D9D5EE9" w:rsidR="00C338B2" w:rsidRPr="008B0C66" w:rsidRDefault="00D25409" w:rsidP="001A4603">
      <w:pPr>
        <w:rPr>
          <w:color w:val="BFBFBF" w:themeColor="background1" w:themeShade="BF"/>
        </w:rPr>
      </w:pPr>
      <w:r>
        <w:t xml:space="preserve">In each </w:t>
      </w:r>
      <w:r w:rsidR="00874A2E">
        <w:t>session</w:t>
      </w:r>
      <w:r>
        <w:t>,</w:t>
      </w:r>
      <w:r w:rsidR="00DB1732">
        <w:t xml:space="preserve"> </w:t>
      </w:r>
      <w:r w:rsidR="0096760F">
        <w:t>participants</w:t>
      </w:r>
      <w:r w:rsidR="009E23BF">
        <w:t xml:space="preserve"> </w:t>
      </w:r>
      <w:r w:rsidR="001A4603">
        <w:t xml:space="preserve">first </w:t>
      </w:r>
      <w:r w:rsidR="001C2650">
        <w:t xml:space="preserve">familiarised themselves with </w:t>
      </w:r>
      <w:r w:rsidR="0096760F">
        <w:t>each target</w:t>
      </w:r>
      <w:r w:rsidR="00352C43">
        <w:t xml:space="preserve"> (for 7s)</w:t>
      </w:r>
      <w:r w:rsidR="0096760F">
        <w:t xml:space="preserve"> in an automated slideshow</w:t>
      </w:r>
      <w:r w:rsidR="00EC7380">
        <w:t>.</w:t>
      </w:r>
      <w:r w:rsidR="00076D9B">
        <w:t xml:space="preserve"> </w:t>
      </w:r>
      <w:r w:rsidR="00F62A1B">
        <w:t>P</w:t>
      </w:r>
      <w:r w:rsidR="00352C43">
        <w:t>articipants</w:t>
      </w:r>
      <w:r w:rsidR="00076D9B">
        <w:t xml:space="preserve"> </w:t>
      </w:r>
      <w:r w:rsidR="00F62A1B">
        <w:t>viewed</w:t>
      </w:r>
      <w:r w:rsidR="00165A83">
        <w:t xml:space="preserve"> targets</w:t>
      </w:r>
      <w:r w:rsidR="00F62A1B">
        <w:t xml:space="preserve"> for a second time</w:t>
      </w:r>
      <w:r w:rsidR="00870831">
        <w:t xml:space="preserve">, noting for each target whether they felt that this person was one of their own group (1 = “us”), or not one of their own group (0 = “not us”). </w:t>
      </w:r>
      <w:r w:rsidR="00977C82">
        <w:t xml:space="preserve">Participants viewed targets for a third time, </w:t>
      </w:r>
      <w:r w:rsidR="00753C5F">
        <w:t>rating</w:t>
      </w:r>
      <w:r w:rsidR="00977C82">
        <w:t xml:space="preserve"> how comfortable or uncomfortable </w:t>
      </w:r>
      <w:r w:rsidR="00F62A1B">
        <w:t xml:space="preserve">they </w:t>
      </w:r>
      <w:r w:rsidR="00977C82">
        <w:t>would feel to share a room with this person (</w:t>
      </w:r>
      <w:r w:rsidR="007B19E4">
        <w:t xml:space="preserve">social </w:t>
      </w:r>
      <w:r w:rsidR="007B19E4">
        <w:lastRenderedPageBreak/>
        <w:t xml:space="preserve">distance; </w:t>
      </w:r>
      <w:r w:rsidR="001C2650">
        <w:t xml:space="preserve">1 = </w:t>
      </w:r>
      <w:r w:rsidR="001C2650" w:rsidRPr="001C2650">
        <w:rPr>
          <w:i/>
        </w:rPr>
        <w:t>very uncomfortable</w:t>
      </w:r>
      <w:r w:rsidR="001C2650">
        <w:t>, 7 = </w:t>
      </w:r>
      <w:r w:rsidR="001C2650" w:rsidRPr="001C2650">
        <w:rPr>
          <w:i/>
        </w:rPr>
        <w:t>very comfortable</w:t>
      </w:r>
      <w:r w:rsidR="00977C82">
        <w:t xml:space="preserve">), and </w:t>
      </w:r>
      <w:r w:rsidR="00F62A1B">
        <w:t>h</w:t>
      </w:r>
      <w:r w:rsidR="00F62A1B" w:rsidRPr="00423853">
        <w:t xml:space="preserve">ow warm or cold </w:t>
      </w:r>
      <w:r w:rsidR="00F62A1B">
        <w:t xml:space="preserve">they </w:t>
      </w:r>
      <w:r w:rsidR="00F62A1B" w:rsidRPr="00423853">
        <w:t>fel</w:t>
      </w:r>
      <w:r w:rsidR="00F62A1B">
        <w:t>t</w:t>
      </w:r>
      <w:r w:rsidR="00F62A1B" w:rsidRPr="00423853">
        <w:t xml:space="preserve"> toward this person</w:t>
      </w:r>
      <w:r w:rsidR="00F62A1B">
        <w:t xml:space="preserve"> (</w:t>
      </w:r>
      <w:r w:rsidR="005D4098">
        <w:t xml:space="preserve">feeling thermometer; </w:t>
      </w:r>
      <w:r w:rsidR="009E23BF">
        <w:t xml:space="preserve">0 = </w:t>
      </w:r>
      <w:r w:rsidR="009E23BF" w:rsidRPr="009E23BF">
        <w:rPr>
          <w:i/>
        </w:rPr>
        <w:t>cold</w:t>
      </w:r>
      <w:r w:rsidR="009E23BF">
        <w:t>, 100</w:t>
      </w:r>
      <w:r w:rsidR="009177AE">
        <w:t> </w:t>
      </w:r>
      <w:r w:rsidR="009E23BF">
        <w:t>=</w:t>
      </w:r>
      <w:r w:rsidR="009177AE">
        <w:t> </w:t>
      </w:r>
      <w:r w:rsidR="009E23BF" w:rsidRPr="009E23BF">
        <w:rPr>
          <w:i/>
        </w:rPr>
        <w:t>warm</w:t>
      </w:r>
      <w:r w:rsidR="00F62A1B">
        <w:t>).</w:t>
      </w:r>
      <w:r w:rsidR="008C3068">
        <w:t xml:space="preserve"> Pa</w:t>
      </w:r>
      <w:r w:rsidR="001C197D" w:rsidRPr="00423853">
        <w:t xml:space="preserve">rticipants </w:t>
      </w:r>
      <w:r w:rsidR="008C3068">
        <w:t xml:space="preserve">then </w:t>
      </w:r>
      <w:r w:rsidR="001C197D" w:rsidRPr="00423853">
        <w:t xml:space="preserve">completed a questionnaire containing </w:t>
      </w:r>
      <w:r w:rsidR="007E5924">
        <w:t xml:space="preserve">the </w:t>
      </w:r>
      <w:r w:rsidR="001C197D" w:rsidRPr="00423853">
        <w:t>measures described below</w:t>
      </w:r>
      <w:r w:rsidR="00C63B6E">
        <w:t>.</w:t>
      </w:r>
      <w:r w:rsidR="008750D5" w:rsidRPr="008B0C66">
        <w:rPr>
          <w:color w:val="BFBFBF" w:themeColor="background1" w:themeShade="BF"/>
        </w:rPr>
        <w:t xml:space="preserve"> </w:t>
      </w:r>
    </w:p>
    <w:p w14:paraId="23C93307" w14:textId="6F89D195" w:rsidR="009B787A" w:rsidRDefault="009B787A" w:rsidP="009B787A">
      <w:pPr>
        <w:pStyle w:val="Heading2"/>
      </w:pPr>
      <w:r>
        <w:t>Measures</w:t>
      </w:r>
    </w:p>
    <w:p w14:paraId="736E34E5" w14:textId="0DF62590" w:rsidR="00A167C6" w:rsidRDefault="00A167C6" w:rsidP="00A167C6">
      <w:pPr>
        <w:pStyle w:val="FirstParagraph"/>
      </w:pPr>
      <w:r>
        <w:t xml:space="preserve">Intergroup contact was measured as: how often, from 1 = </w:t>
      </w:r>
      <w:r w:rsidRPr="00F319F0">
        <w:rPr>
          <w:i/>
        </w:rPr>
        <w:t>never</w:t>
      </w:r>
      <w:r>
        <w:t xml:space="preserve"> to 5 = </w:t>
      </w:r>
      <w:r w:rsidRPr="00F319F0">
        <w:rPr>
          <w:i/>
        </w:rPr>
        <w:t>very often</w:t>
      </w:r>
      <w:r>
        <w:t>, participants meet outgroup members in their everyday life (</w:t>
      </w:r>
      <w:r w:rsidRPr="000F1D48">
        <w:t>contact quantity</w:t>
      </w:r>
      <w:r>
        <w:t>)</w:t>
      </w:r>
      <w:r w:rsidR="004926CA">
        <w:t>,</w:t>
      </w:r>
      <w:r>
        <w:t xml:space="preserve"> and how often, on average, </w:t>
      </w:r>
      <w:r w:rsidRPr="000F1D48">
        <w:t xml:space="preserve">they have positive/good contact and negative/bad contact with outgroup members (Barlow et al., 2012). To make participants’ responses more comparable, </w:t>
      </w:r>
      <w:r w:rsidR="000F1D48">
        <w:t>we</w:t>
      </w:r>
      <w:r w:rsidRPr="000F1D48">
        <w:t xml:space="preserve"> preceded these items with examples of positive and negative contact experiences. </w:t>
      </w:r>
      <w:r w:rsidR="00DA2BAD">
        <w:t>Cross-group</w:t>
      </w:r>
      <w:r w:rsidRPr="000F1D48">
        <w:t xml:space="preserve"> friendship was measured with</w:t>
      </w:r>
      <w:r>
        <w:t xml:space="preserve"> two items (Turner, Hewstone &amp; Voci, 2007): “How many close friends do you have who are [outgroup members]?” (1 = </w:t>
      </w:r>
      <w:r w:rsidRPr="006F069C">
        <w:rPr>
          <w:i/>
        </w:rPr>
        <w:t>none</w:t>
      </w:r>
      <w:r>
        <w:t xml:space="preserve">, 5 = </w:t>
      </w:r>
      <w:r w:rsidRPr="006F069C">
        <w:rPr>
          <w:i/>
        </w:rPr>
        <w:t>more than ten</w:t>
      </w:r>
      <w:r>
        <w:t xml:space="preserve">), and “How often do you spend time with [outgroup] friends?” (1 = </w:t>
      </w:r>
      <w:r w:rsidRPr="006F069C">
        <w:rPr>
          <w:i/>
        </w:rPr>
        <w:t>never</w:t>
      </w:r>
      <w:r>
        <w:t xml:space="preserve"> to 5 = </w:t>
      </w:r>
      <w:r w:rsidRPr="006F069C">
        <w:rPr>
          <w:i/>
        </w:rPr>
        <w:t>very often</w:t>
      </w:r>
      <w:r>
        <w:t xml:space="preserve">; .47 ≤ </w:t>
      </w:r>
      <w:r w:rsidRPr="006F069C">
        <w:rPr>
          <w:i/>
        </w:rPr>
        <w:t>rs</w:t>
      </w:r>
      <w:r>
        <w:t xml:space="preserve"> ≤ .58). Participants reported </w:t>
      </w:r>
      <w:r w:rsidR="000F1D48">
        <w:t>contact</w:t>
      </w:r>
      <w:r>
        <w:t xml:space="preserve"> with four groups: Dalits, people from other backward classes, people from general castes, and Muslims.</w:t>
      </w:r>
    </w:p>
    <w:p w14:paraId="65F034A4" w14:textId="4E3EED78" w:rsidR="00A167C6" w:rsidRDefault="00A167C6" w:rsidP="00A167C6">
      <w:r>
        <w:t xml:space="preserve">Social dominance orientation was measured as how much, between 1 = </w:t>
      </w:r>
      <w:r w:rsidRPr="001D08EA">
        <w:rPr>
          <w:i/>
        </w:rPr>
        <w:t>strongly oppose</w:t>
      </w:r>
      <w:r>
        <w:t xml:space="preserve"> and 7 = </w:t>
      </w:r>
      <w:r w:rsidRPr="001D08EA">
        <w:rPr>
          <w:i/>
        </w:rPr>
        <w:t>strongly favour</w:t>
      </w:r>
      <w:r>
        <w:t>, participants endorsed eight statements about social hierarchies (Ho et al., 2015). Four items measured to what extent participants supported systems of group-based dominance (</w:t>
      </w:r>
      <w:r w:rsidRPr="000F1D48">
        <w:t>SDO-Dominance</w:t>
      </w:r>
      <w:r>
        <w:t>), for example</w:t>
      </w:r>
      <w:r w:rsidR="005F5740">
        <w:t>,</w:t>
      </w:r>
      <w:r>
        <w:t xml:space="preserve"> “</w:t>
      </w:r>
      <w:r w:rsidR="00055796">
        <w:t>s</w:t>
      </w:r>
      <w:r>
        <w:t>ome groups of people are simply inferior to other groups”. Four items measured to what extent participants opposed egalitarian ideologies (</w:t>
      </w:r>
      <w:r w:rsidRPr="000F1D48">
        <w:t>SDO-Egalitarianism</w:t>
      </w:r>
      <w:r>
        <w:t>), for example</w:t>
      </w:r>
      <w:r w:rsidR="005F5740">
        <w:t>,</w:t>
      </w:r>
      <w:r>
        <w:t xml:space="preserve"> “</w:t>
      </w:r>
      <w:r w:rsidR="002F0CDD">
        <w:t>i</w:t>
      </w:r>
      <w:r>
        <w:t>t is unjust to try to make groups equal”.</w:t>
      </w:r>
      <w:r w:rsidR="00A632FB">
        <w:rPr>
          <w:rStyle w:val="FootnoteReference"/>
        </w:rPr>
        <w:footnoteReference w:id="3"/>
      </w:r>
    </w:p>
    <w:p w14:paraId="7FC1BB9D" w14:textId="7E53A497" w:rsidR="00BA6D66" w:rsidRDefault="00A167C6" w:rsidP="00C8468A">
      <w:r w:rsidRPr="003773E1">
        <w:t>Realistic threat</w:t>
      </w:r>
      <w:r w:rsidR="00C8468A">
        <w:t>—</w:t>
      </w:r>
      <w:r w:rsidRPr="003773E1">
        <w:t>from Muslims</w:t>
      </w:r>
      <w:r>
        <w:t xml:space="preserve"> and Dalits</w:t>
      </w:r>
      <w:r w:rsidR="00C8468A">
        <w:t>—</w:t>
      </w:r>
      <w:r>
        <w:t>was measured with three items per outgroup (Schmid, Hewstone, Küpper, Zick &amp; Tausch, 2014)</w:t>
      </w:r>
      <w:r w:rsidR="003773E1">
        <w:t>, for example</w:t>
      </w:r>
      <w:r w:rsidR="005F5740">
        <w:t xml:space="preserve">, </w:t>
      </w:r>
      <w:r>
        <w:t>“</w:t>
      </w:r>
      <w:r w:rsidR="00055796">
        <w:t>t</w:t>
      </w:r>
      <w:r>
        <w:t>he more power [Muslims/Dalits] gain in this country, the more difficult it is for [Hindus/people from my caste group</w:t>
      </w:r>
      <w:r w:rsidR="00EA43D7">
        <w:t>]”</w:t>
      </w:r>
      <w:r>
        <w:t xml:space="preserve"> (1 = </w:t>
      </w:r>
      <w:r w:rsidRPr="001D08EA">
        <w:rPr>
          <w:i/>
        </w:rPr>
        <w:t>strongly disagree</w:t>
      </w:r>
      <w:r>
        <w:t xml:space="preserve">, 5 = </w:t>
      </w:r>
      <w:r w:rsidRPr="001D08EA">
        <w:rPr>
          <w:i/>
        </w:rPr>
        <w:t>strongly agree</w:t>
      </w:r>
      <w:r>
        <w:t xml:space="preserve">; </w:t>
      </w:r>
      <w:r w:rsidRPr="001D08EA">
        <w:rPr>
          <w:i/>
        </w:rPr>
        <w:t>α</w:t>
      </w:r>
      <w:r w:rsidRPr="001D08EA">
        <w:rPr>
          <w:vertAlign w:val="subscript"/>
        </w:rPr>
        <w:t>Muslims</w:t>
      </w:r>
      <w:r>
        <w:t xml:space="preserve"> = .71, </w:t>
      </w:r>
      <w:r w:rsidRPr="001D08EA">
        <w:rPr>
          <w:i/>
        </w:rPr>
        <w:t>α</w:t>
      </w:r>
      <w:r w:rsidRPr="001D08EA">
        <w:rPr>
          <w:vertAlign w:val="subscript"/>
        </w:rPr>
        <w:t>Dalits</w:t>
      </w:r>
      <w:r>
        <w:t xml:space="preserve"> = .79).</w:t>
      </w:r>
      <w:r w:rsidR="00BA6D66">
        <w:t xml:space="preserve"> </w:t>
      </w:r>
      <w:r w:rsidRPr="003773E1">
        <w:t>Symbolic threat</w:t>
      </w:r>
      <w:r>
        <w:t xml:space="preserve"> was measured with two items per outgroup</w:t>
      </w:r>
      <w:r w:rsidR="00BA6D66">
        <w:t xml:space="preserve">, for example, </w:t>
      </w:r>
      <w:r>
        <w:t xml:space="preserve">“[Muslims/Dalits] threaten [Hindus’/my caste group’s] way of life” (1 = </w:t>
      </w:r>
      <w:r w:rsidRPr="001D08EA">
        <w:rPr>
          <w:i/>
        </w:rPr>
        <w:t>strongly disagree</w:t>
      </w:r>
      <w:r>
        <w:t xml:space="preserve">, 5 = </w:t>
      </w:r>
      <w:r w:rsidRPr="001D08EA">
        <w:rPr>
          <w:i/>
        </w:rPr>
        <w:t>strongly agree</w:t>
      </w:r>
      <w:r>
        <w:t xml:space="preserve">; </w:t>
      </w:r>
      <w:r w:rsidR="001C5DCE" w:rsidRPr="001C5DCE">
        <w:rPr>
          <w:i/>
        </w:rPr>
        <w:t>r</w:t>
      </w:r>
      <w:r w:rsidR="001C5DCE" w:rsidRPr="001C5DCE">
        <w:rPr>
          <w:i/>
          <w:vertAlign w:val="subscript"/>
        </w:rPr>
        <w:t>Muslims</w:t>
      </w:r>
      <w:r w:rsidR="001C5DCE">
        <w:t> = </w:t>
      </w:r>
      <w:r>
        <w:t>.44</w:t>
      </w:r>
      <w:r w:rsidR="001C5DCE">
        <w:t>,</w:t>
      </w:r>
      <w:r w:rsidR="00BA6D66">
        <w:t> </w:t>
      </w:r>
      <w:r w:rsidR="001C5DCE" w:rsidRPr="001C5DCE">
        <w:rPr>
          <w:i/>
        </w:rPr>
        <w:t>r</w:t>
      </w:r>
      <w:r w:rsidR="001C5DCE">
        <w:rPr>
          <w:i/>
          <w:vertAlign w:val="subscript"/>
        </w:rPr>
        <w:t>Dalits</w:t>
      </w:r>
      <w:r w:rsidR="001C5DCE">
        <w:t> = </w:t>
      </w:r>
      <w:r>
        <w:t>.48).</w:t>
      </w:r>
      <w:r w:rsidR="00BA6D66">
        <w:t xml:space="preserve"> </w:t>
      </w:r>
    </w:p>
    <w:p w14:paraId="248A1E3F" w14:textId="77777777" w:rsidR="002966A6" w:rsidRDefault="00A167C6" w:rsidP="00A167C6">
      <w:r w:rsidRPr="006B1756">
        <w:t>Perceived life difficulty</w:t>
      </w:r>
      <w:r>
        <w:t xml:space="preserve"> was measured as how easy or hard participants thought it was, on average, for people from various groups to succeed in India today (1 = </w:t>
      </w:r>
      <w:r w:rsidRPr="00133768">
        <w:rPr>
          <w:i/>
        </w:rPr>
        <w:t>very hard</w:t>
      </w:r>
      <w:r>
        <w:t xml:space="preserve">, 7 = </w:t>
      </w:r>
      <w:r w:rsidRPr="00133768">
        <w:rPr>
          <w:i/>
        </w:rPr>
        <w:t>very easy</w:t>
      </w:r>
      <w:r>
        <w:t xml:space="preserve">). Participants rated seven groups: People from your own background, Scheduled Caste, Scheduled Tribe, Other Backward Class, General Caste, Hindus, and Muslims. </w:t>
      </w:r>
    </w:p>
    <w:p w14:paraId="1F2F44C6" w14:textId="580C73CD" w:rsidR="00A167C6" w:rsidRDefault="00A167C6" w:rsidP="00A167C6">
      <w:r w:rsidRPr="006B1756">
        <w:lastRenderedPageBreak/>
        <w:t>Policy support</w:t>
      </w:r>
      <w:r>
        <w:t xml:space="preserve"> was measured with five items. </w:t>
      </w:r>
      <w:r w:rsidR="007D5E1D">
        <w:t>P</w:t>
      </w:r>
      <w:r>
        <w:t>articipants read that “currently, 22.5% of seats in central-government funded universities are reserved for Scheduled Caste</w:t>
      </w:r>
      <w:r w:rsidR="005D4098">
        <w:t xml:space="preserve"> </w:t>
      </w:r>
      <w:r>
        <w:t>and Scheduled Tribe students”</w:t>
      </w:r>
      <w:r w:rsidR="00485A1D">
        <w:t>, and</w:t>
      </w:r>
      <w:r w:rsidR="00745BB3">
        <w:t xml:space="preserve"> that “an additional 27.5% of seats in central-government funded universities are reserved for students from Other Backward Classes”</w:t>
      </w:r>
      <w:r w:rsidR="00485A1D">
        <w:t xml:space="preserve">. For each, participants indicated to what extent they opposed or supported reservation in higher education for students from that group (1 = </w:t>
      </w:r>
      <w:r w:rsidR="00485A1D" w:rsidRPr="00AB4243">
        <w:rPr>
          <w:i/>
        </w:rPr>
        <w:t>strongly oppose</w:t>
      </w:r>
      <w:r w:rsidR="00485A1D">
        <w:t xml:space="preserve">, 5 = </w:t>
      </w:r>
      <w:r w:rsidR="00485A1D" w:rsidRPr="00AB4243">
        <w:rPr>
          <w:i/>
        </w:rPr>
        <w:t>strongly support</w:t>
      </w:r>
      <w:r w:rsidR="00485A1D">
        <w:t xml:space="preserve">), and whether they thought that reservation in higher education for students from that group should increase, decrease, or remain unchanged (1 = </w:t>
      </w:r>
      <w:r w:rsidR="00485A1D" w:rsidRPr="00AB4243">
        <w:rPr>
          <w:i/>
        </w:rPr>
        <w:t>decrease a lot</w:t>
      </w:r>
      <w:r w:rsidR="00485A1D">
        <w:t xml:space="preserve">, 5 = </w:t>
      </w:r>
      <w:r w:rsidR="00485A1D" w:rsidRPr="00AB4243">
        <w:rPr>
          <w:i/>
        </w:rPr>
        <w:t>increase a lot</w:t>
      </w:r>
      <w:r w:rsidR="00485A1D">
        <w:t xml:space="preserve">; </w:t>
      </w:r>
      <w:r w:rsidR="00485A1D" w:rsidRPr="00AB4243">
        <w:rPr>
          <w:i/>
        </w:rPr>
        <w:t>r</w:t>
      </w:r>
      <w:r w:rsidR="00485A1D" w:rsidRPr="00F236A7">
        <w:rPr>
          <w:i/>
          <w:vertAlign w:val="subscript"/>
        </w:rPr>
        <w:t>SC/ST</w:t>
      </w:r>
      <w:r w:rsidR="00485A1D">
        <w:t xml:space="preserve"> = .67, </w:t>
      </w:r>
      <w:r w:rsidR="00485A1D" w:rsidRPr="00AB4243">
        <w:rPr>
          <w:i/>
        </w:rPr>
        <w:t>r</w:t>
      </w:r>
      <w:r w:rsidR="00485A1D">
        <w:rPr>
          <w:i/>
          <w:vertAlign w:val="subscript"/>
        </w:rPr>
        <w:t>OBC</w:t>
      </w:r>
      <w:r w:rsidR="00485A1D">
        <w:t xml:space="preserve"> = .67).</w:t>
      </w:r>
      <w:r w:rsidR="00E95EA9">
        <w:t xml:space="preserve"> P</w:t>
      </w:r>
      <w:r>
        <w:t>articipants</w:t>
      </w:r>
      <w:r w:rsidR="00E95EA9">
        <w:t xml:space="preserve"> then</w:t>
      </w:r>
      <w:r>
        <w:t xml:space="preserve"> read that “no seats in central-government funded universities are reserved for Muslim students nationally, though some states have introduced quotas for Muslim students”. Participants indicated to what extent they opposed or supported reservation for Muslim student</w:t>
      </w:r>
      <w:r w:rsidR="00F203E8">
        <w:t>s</w:t>
      </w:r>
      <w:r>
        <w:t>.</w:t>
      </w:r>
    </w:p>
    <w:p w14:paraId="5FF7EC56" w14:textId="746D50EF" w:rsidR="00436137" w:rsidRPr="00CD5CAA" w:rsidRDefault="00436137" w:rsidP="00CD5CAA">
      <w:pPr>
        <w:pStyle w:val="Heading1"/>
      </w:pPr>
      <w:r w:rsidRPr="00CD5CAA">
        <w:t>Results</w:t>
      </w:r>
    </w:p>
    <w:p w14:paraId="79D05D8E" w14:textId="0F85C1A6" w:rsidR="00436137" w:rsidRPr="00B07024" w:rsidRDefault="00436137" w:rsidP="002A0FC1">
      <w:pPr>
        <w:pStyle w:val="FirstParagraph"/>
      </w:pPr>
      <w:r w:rsidRPr="00B07024">
        <w:t xml:space="preserve">We used the following analysis strategy: First, we tested for group differences in </w:t>
      </w:r>
      <w:r w:rsidR="00CD5CAA" w:rsidRPr="00B07024">
        <w:t xml:space="preserve">whom </w:t>
      </w:r>
      <w:r w:rsidRPr="00B07024">
        <w:t>participants categoriz</w:t>
      </w:r>
      <w:r w:rsidR="00CD5CAA" w:rsidRPr="00B07024">
        <w:t>ed as “us” and “not us”</w:t>
      </w:r>
      <w:r w:rsidRPr="00B07024">
        <w:t xml:space="preserve">. Second, we examined to what extent past experiences and ideological </w:t>
      </w:r>
      <w:r w:rsidR="00CD5CAA" w:rsidRPr="00B07024">
        <w:t>orientations</w:t>
      </w:r>
      <w:r w:rsidRPr="00B07024">
        <w:t xml:space="preserve"> explain</w:t>
      </w:r>
      <w:r w:rsidR="002A0FC1" w:rsidRPr="00B07024">
        <w:t>ed</w:t>
      </w:r>
      <w:r w:rsidRPr="00B07024">
        <w:t xml:space="preserve"> individual differences in participants’ categorizations. </w:t>
      </w:r>
      <w:bookmarkStart w:id="72" w:name="_Hlk523765640"/>
      <w:r w:rsidRPr="00B07024">
        <w:t>Third, we tested what</w:t>
      </w:r>
      <w:r w:rsidR="002A0FC1" w:rsidRPr="00B07024">
        <w:t xml:space="preserve"> </w:t>
      </w:r>
      <w:r w:rsidRPr="00B07024">
        <w:t xml:space="preserve">consequences participants’ categorizations had </w:t>
      </w:r>
      <w:r w:rsidR="002A0FC1" w:rsidRPr="00B07024">
        <w:t>on their attitudes and beliefs</w:t>
      </w:r>
      <w:r w:rsidRPr="00B07024">
        <w:t>.</w:t>
      </w:r>
    </w:p>
    <w:bookmarkEnd w:id="72"/>
    <w:p w14:paraId="2BBD79E0" w14:textId="44EC3183" w:rsidR="00436137" w:rsidRPr="002A0FC1" w:rsidRDefault="00436137" w:rsidP="002A0FC1">
      <w:pPr>
        <w:pStyle w:val="Heading2"/>
      </w:pPr>
      <w:r w:rsidRPr="002A0FC1">
        <w:t>Group differences</w:t>
      </w:r>
    </w:p>
    <w:p w14:paraId="218DBAD6" w14:textId="74126EA1" w:rsidR="002A0FC1" w:rsidRDefault="00B96E80" w:rsidP="002A0FC1">
      <w:pPr>
        <w:pStyle w:val="FirstParagraph"/>
      </w:pPr>
      <w:moveFromRangeStart w:id="73" w:author="Nils Reimer" w:date="2018-10-11T15:59:00Z" w:name="move527036912"/>
      <w:moveFrom w:id="74" w:author="Nils Reimer" w:date="2018-10-11T15:59:00Z">
        <w:r w:rsidRPr="002A0FC1" w:rsidDel="00581A15">
          <w:t>As discussed, van Dommelen et al. (2015)</w:t>
        </w:r>
        <w:r w:rsidR="00436137" w:rsidRPr="002A0FC1" w:rsidDel="00581A15">
          <w:t xml:space="preserve"> </w:t>
        </w:r>
        <w:r w:rsidRPr="002A0FC1" w:rsidDel="00581A15">
          <w:t>analysed</w:t>
        </w:r>
        <w:r w:rsidR="00436137" w:rsidRPr="002A0FC1" w:rsidDel="00581A15">
          <w:t xml:space="preserve"> </w:t>
        </w:r>
        <w:r w:rsidR="00436137" w:rsidRPr="002A0FC1" w:rsidDel="00581A15">
          <w:rPr>
            <w:i/>
          </w:rPr>
          <w:t>which</w:t>
        </w:r>
        <w:r w:rsidR="00436137" w:rsidRPr="002A0FC1" w:rsidDel="00581A15">
          <w:t xml:space="preserve"> and </w:t>
        </w:r>
        <w:r w:rsidR="00436137" w:rsidRPr="002A0FC1" w:rsidDel="00581A15">
          <w:rPr>
            <w:i/>
          </w:rPr>
          <w:t>how many</w:t>
        </w:r>
        <w:r w:rsidR="00436137" w:rsidRPr="002A0FC1" w:rsidDel="00581A15">
          <w:t xml:space="preserve"> targets</w:t>
        </w:r>
        <w:r w:rsidRPr="002A0FC1" w:rsidDel="00581A15">
          <w:t xml:space="preserve"> </w:t>
        </w:r>
        <w:r w:rsidR="00436137" w:rsidRPr="002A0FC1" w:rsidDel="00581A15">
          <w:t>participants included in their ingroup as two distinct questions.</w:t>
        </w:r>
        <w:r w:rsidRPr="002A0FC1" w:rsidDel="00581A15">
          <w:t xml:space="preserve"> </w:t>
        </w:r>
      </w:moveFrom>
      <w:moveFromRangeEnd w:id="73"/>
      <w:del w:id="75" w:author="Nils Reimer" w:date="2018-10-11T15:58:00Z">
        <w:r w:rsidRPr="002A0FC1" w:rsidDel="002F522C">
          <w:delText>Instead</w:delText>
        </w:r>
      </w:del>
      <w:ins w:id="76" w:author="Nils Reimer" w:date="2018-10-11T15:58:00Z">
        <w:r w:rsidR="002F522C">
          <w:t>In this section</w:t>
        </w:r>
      </w:ins>
      <w:r w:rsidRPr="002A0FC1">
        <w:t>, we examine</w:t>
      </w:r>
      <w:del w:id="77" w:author="Nils Reimer" w:date="2018-10-11T15:58:00Z">
        <w:r w:rsidRPr="002A0FC1" w:rsidDel="00581A15">
          <w:delText>d</w:delText>
        </w:r>
      </w:del>
      <w:r w:rsidRPr="002A0FC1">
        <w:t xml:space="preserve"> how participants’ group memberships shaped </w:t>
      </w:r>
      <w:del w:id="78" w:author="Nils Reimer" w:date="2018-10-11T16:01:00Z">
        <w:r w:rsidRPr="002A0FC1" w:rsidDel="00E94A2F">
          <w:delText xml:space="preserve">their </w:delText>
        </w:r>
      </w:del>
      <w:ins w:id="79" w:author="Nils Reimer" w:date="2018-10-11T16:01:00Z">
        <w:r w:rsidR="00E94A2F">
          <w:t xml:space="preserve">participants’ </w:t>
        </w:r>
      </w:ins>
      <w:r w:rsidRPr="002A0FC1">
        <w:t>ingroup construals.</w:t>
      </w:r>
      <w:ins w:id="80" w:author="Nils Reimer" w:date="2018-10-11T15:59:00Z">
        <w:r w:rsidR="00E94A2F">
          <w:t xml:space="preserve"> W</w:t>
        </w:r>
      </w:ins>
      <w:del w:id="81" w:author="Nils Reimer" w:date="2018-10-11T15:59:00Z">
        <w:r w:rsidRPr="002A0FC1" w:rsidDel="00E94A2F">
          <w:delText xml:space="preserve"> </w:delText>
        </w:r>
      </w:del>
      <w:del w:id="82" w:author="Nils Reimer" w:date="2018-10-11T15:58:00Z">
        <w:r w:rsidRPr="002A0FC1" w:rsidDel="00581A15">
          <w:delText>Thus, w</w:delText>
        </w:r>
      </w:del>
      <w:r w:rsidRPr="002A0FC1">
        <w:t xml:space="preserve">e compared </w:t>
      </w:r>
      <w:r w:rsidRPr="002A0FC1">
        <w:rPr>
          <w:i/>
        </w:rPr>
        <w:t>how likely</w:t>
      </w:r>
      <w:r w:rsidRPr="002A0FC1">
        <w:t xml:space="preserve"> participants were to </w:t>
      </w:r>
      <w:r w:rsidR="003B1859">
        <w:t>categoriz</w:t>
      </w:r>
      <w:r w:rsidRPr="002A0FC1">
        <w:t xml:space="preserve">e </w:t>
      </w:r>
      <w:r w:rsidRPr="002A0FC1">
        <w:rPr>
          <w:i/>
        </w:rPr>
        <w:t>which</w:t>
      </w:r>
      <w:r w:rsidRPr="002A0FC1">
        <w:t xml:space="preserve"> target as “us” versus “not us”—and how that probability varied across targets’ and participants’ group memberships.</w:t>
      </w:r>
      <w:r w:rsidR="009175D7">
        <w:rPr>
          <w:rStyle w:val="FootnoteReference"/>
        </w:rPr>
        <w:footnoteReference w:id="4"/>
      </w:r>
    </w:p>
    <w:p w14:paraId="722A191C" w14:textId="1A642AF8" w:rsidR="003771A2" w:rsidRDefault="003771A2" w:rsidP="003771A2">
      <w:pPr>
        <w:rPr>
          <w:ins w:id="87" w:author="Nils Reimer" w:date="2018-10-11T15:35:00Z"/>
        </w:rPr>
      </w:pPr>
      <w:ins w:id="88" w:author="Nils Reimer" w:date="2018-10-11T15:34:00Z">
        <w:r w:rsidRPr="002A0FC1">
          <w:t>To that end, we estimated a series of</w:t>
        </w:r>
      </w:ins>
      <w:ins w:id="89" w:author="Nils Reimer" w:date="2018-10-11T15:56:00Z">
        <w:r w:rsidR="00C927EE">
          <w:t xml:space="preserve"> </w:t>
        </w:r>
      </w:ins>
      <w:ins w:id="90" w:author="Nils Reimer" w:date="2018-10-11T15:34:00Z">
        <w:r w:rsidRPr="002A0FC1">
          <w:t xml:space="preserve">Bayesian multilevel models in RStan (Stan Development Team, 2018) with participants’ target </w:t>
        </w:r>
        <w:r>
          <w:t>categoriz</w:t>
        </w:r>
        <w:r w:rsidRPr="002A0FC1">
          <w:t xml:space="preserve">ations (1 = “us”, 0 = “not us”) as outcome variable. </w:t>
        </w:r>
        <w:r>
          <w:t xml:space="preserve">Models derived the likelihood of the observed proportions of “us” categorizations from the Bernoulli likelihood with a logit link function. Models assigned weakly informative prior distributions to all fixed parameters (Gelman, Simpson &amp; Betancourt, 2017). Models used the non-centred parameterisation for all </w:t>
        </w:r>
        <w:r>
          <w:lastRenderedPageBreak/>
          <w:t xml:space="preserve">varying </w:t>
        </w:r>
      </w:ins>
      <w:ins w:id="91" w:author="Nils Reimer" w:date="2018-10-11T15:36:00Z">
        <w:r w:rsidR="001737F4">
          <w:t>effects</w:t>
        </w:r>
      </w:ins>
      <w:ins w:id="92" w:author="Nils Reimer" w:date="2018-10-11T15:34:00Z">
        <w:r>
          <w:t xml:space="preserve"> (Betancourt &amp; Girolami, 2015).</w:t>
        </w:r>
        <w:commentRangeStart w:id="93"/>
        <w:r>
          <w:rPr>
            <w:rStyle w:val="FootnoteReference"/>
          </w:rPr>
          <w:footnoteReference w:id="5"/>
        </w:r>
      </w:ins>
      <w:commentRangeEnd w:id="93"/>
      <w:r w:rsidR="00BC2A98">
        <w:rPr>
          <w:rStyle w:val="CommentReference"/>
        </w:rPr>
        <w:commentReference w:id="93"/>
      </w:r>
      <w:ins w:id="119" w:author="Nils Reimer" w:date="2018-10-11T15:39:00Z">
        <w:r w:rsidR="00DF6D07">
          <w:t xml:space="preserve"> </w:t>
        </w:r>
      </w:ins>
      <w:commentRangeStart w:id="120"/>
      <w:r w:rsidR="002A6B42">
        <w:t>W</w:t>
      </w:r>
      <w:r w:rsidR="00B73F78">
        <w:t xml:space="preserve">e compared </w:t>
      </w:r>
      <w:del w:id="121" w:author="Nils Reimer" w:date="2018-10-11T15:35:00Z">
        <w:r w:rsidR="0011069F" w:rsidDel="003771A2">
          <w:delText xml:space="preserve">a series of </w:delText>
        </w:r>
        <w:r w:rsidR="00F56713" w:rsidDel="003771A2">
          <w:delText xml:space="preserve">nested </w:delText>
        </w:r>
      </w:del>
      <w:r w:rsidR="00B73F78">
        <w:t>models</w:t>
      </w:r>
      <w:del w:id="122" w:author="Nils Reimer" w:date="2018-10-11T15:35:00Z">
        <w:r w:rsidR="002A6B42" w:rsidDel="00542011">
          <w:delText>,</w:delText>
        </w:r>
      </w:del>
      <w:r w:rsidR="002A6B42">
        <w:t xml:space="preserve"> using </w:t>
      </w:r>
      <w:r w:rsidR="008B1EF0">
        <w:t>stratified 10-fold</w:t>
      </w:r>
      <w:r w:rsidR="002A6B42">
        <w:t xml:space="preserve"> cross-validation to estimate </w:t>
      </w:r>
      <w:r w:rsidR="00374BDB">
        <w:t xml:space="preserve">each model’s out-of-sample </w:t>
      </w:r>
      <w:r w:rsidR="00DC5561">
        <w:t>predictive</w:t>
      </w:r>
      <w:r w:rsidR="00174F9F">
        <w:t xml:space="preserve"> accuracy </w:t>
      </w:r>
      <w:r w:rsidR="00374BDB">
        <w:t>(</w:t>
      </w:r>
      <w:r w:rsidR="004264E6">
        <w:t>Vehtari et al., 2017</w:t>
      </w:r>
      <w:r w:rsidR="00374BDB">
        <w:t>).</w:t>
      </w:r>
      <w:r w:rsidR="00C95362">
        <w:t xml:space="preserve"> </w:t>
      </w:r>
      <w:commentRangeEnd w:id="120"/>
      <w:r w:rsidR="00BC2A98">
        <w:rPr>
          <w:rStyle w:val="CommentReference"/>
        </w:rPr>
        <w:commentReference w:id="120"/>
      </w:r>
      <w:commentRangeStart w:id="123"/>
      <w:r w:rsidR="00C95362">
        <w:t xml:space="preserve">We selected a more complex </w:t>
      </w:r>
      <w:r w:rsidR="002D3AD7">
        <w:t>over a simpler model when</w:t>
      </w:r>
      <w:r w:rsidR="00C8429A">
        <w:t xml:space="preserve"> </w:t>
      </w:r>
      <w:r w:rsidR="002D3AD7">
        <w:t>t</w:t>
      </w:r>
      <w:r w:rsidR="00FB2B0E">
        <w:t>he</w:t>
      </w:r>
      <w:r w:rsidR="002D3AD7">
        <w:t xml:space="preserve"> difference in predictive </w:t>
      </w:r>
      <w:del w:id="124" w:author="Nils Reimer" w:date="2018-10-11T15:23:00Z">
        <w:r w:rsidR="002D3AD7" w:rsidDel="0047086D">
          <w:delText xml:space="preserve">accuracy </w:delText>
        </w:r>
      </w:del>
      <w:ins w:id="125" w:author="Nils Reimer" w:date="2018-10-11T15:23:00Z">
        <w:r w:rsidR="0047086D">
          <w:t xml:space="preserve">density </w:t>
        </w:r>
      </w:ins>
      <w:r w:rsidR="00E44A3C">
        <w:t>was at least two times</w:t>
      </w:r>
      <w:r w:rsidR="00C8429A">
        <w:t xml:space="preserve"> </w:t>
      </w:r>
      <w:r w:rsidR="00E44A3C">
        <w:t>its standard error.</w:t>
      </w:r>
      <w:del w:id="126" w:author="Nils Reimer" w:date="2018-10-11T15:35:00Z">
        <w:r w:rsidR="00DC0C39" w:rsidDel="003771A2">
          <w:delText xml:space="preserve"> </w:delText>
        </w:r>
      </w:del>
      <w:commentRangeEnd w:id="123"/>
      <w:r w:rsidR="00BD0BF7">
        <w:rPr>
          <w:rStyle w:val="CommentReference"/>
        </w:rPr>
        <w:commentReference w:id="123"/>
      </w:r>
    </w:p>
    <w:p w14:paraId="5915B12D" w14:textId="45A1FB14" w:rsidR="001D4A8C" w:rsidRDefault="001D4A8C" w:rsidP="007C2602">
      <w:r>
        <w:t xml:space="preserve">Models 0 to 3 estimated </w:t>
      </w:r>
      <w:r w:rsidR="00902DF7">
        <w:t xml:space="preserve">the probabilities of participants’ categorizing targets as “us” </w:t>
      </w:r>
      <w:r>
        <w:t>as varying between participants but fixed across target</w:t>
      </w:r>
      <w:r w:rsidR="00902DF7">
        <w:t xml:space="preserve"> categories</w:t>
      </w:r>
      <w:r>
        <w:t xml:space="preserve"> (M0), as varying </w:t>
      </w:r>
      <w:r w:rsidR="00BA004D">
        <w:t>across</w:t>
      </w:r>
      <w:r>
        <w:t xml:space="preserve"> participants and target</w:t>
      </w:r>
      <w:r w:rsidR="00902DF7">
        <w:t xml:space="preserve"> categories</w:t>
      </w:r>
      <w:r>
        <w:t xml:space="preserve"> (M1), and tested whether SC/ST participants’ </w:t>
      </w:r>
      <w:r w:rsidR="00902DF7">
        <w:t xml:space="preserve">categorizations of Indian targets </w:t>
      </w:r>
      <w:r>
        <w:t>differed from GM</w:t>
      </w:r>
      <w:r w:rsidR="00903B09">
        <w:t xml:space="preserve"> and </w:t>
      </w:r>
      <w:r>
        <w:t>OBC participants’ (M2) and whether OBC participants’</w:t>
      </w:r>
      <w:r w:rsidR="00902DF7">
        <w:t xml:space="preserve"> categorizations diffe</w:t>
      </w:r>
      <w:r>
        <w:t>red from GM participants</w:t>
      </w:r>
      <w:r w:rsidR="004140C0">
        <w:t>’</w:t>
      </w:r>
      <w:r>
        <w:t xml:space="preserve"> (M3).</w:t>
      </w:r>
      <w:r w:rsidR="00FB1929">
        <w:t xml:space="preserve"> </w:t>
      </w:r>
      <w:r w:rsidR="004819CD">
        <w:t>Models</w:t>
      </w:r>
      <w:r w:rsidR="008E6344">
        <w:t> 1 and</w:t>
      </w:r>
      <w:r w:rsidR="004819CD">
        <w:t xml:space="preserve"> </w:t>
      </w:r>
      <w:r w:rsidR="008E6344">
        <w:t>2, but not Model 3, made more accurate predictions than less complex models</w:t>
      </w:r>
      <w:r w:rsidR="00C021B8">
        <w:t xml:space="preserve"> </w:t>
      </w:r>
      <w:r w:rsidR="00CE2189">
        <w:t>(Table 2)</w:t>
      </w:r>
      <w:r w:rsidR="00B358EA">
        <w:t>. This suggests</w:t>
      </w:r>
      <w:r w:rsidR="008E6344">
        <w:t xml:space="preserve"> </w:t>
      </w:r>
      <w:r w:rsidR="00DE34A3">
        <w:t>that participants used the targets’ group memberships to decide who is “us” and “not us”, a</w:t>
      </w:r>
      <w:r w:rsidR="005157CC">
        <w:t>nd that</w:t>
      </w:r>
      <w:r w:rsidR="007557E4">
        <w:t xml:space="preserve"> GM and OBC participants’</w:t>
      </w:r>
      <w:r w:rsidR="007557E4" w:rsidRPr="007557E4">
        <w:t xml:space="preserve"> </w:t>
      </w:r>
      <w:r w:rsidR="002E5170">
        <w:t>categorizations</w:t>
      </w:r>
      <w:r w:rsidR="007557E4">
        <w:t xml:space="preserve"> </w:t>
      </w:r>
      <w:r w:rsidR="002E5170">
        <w:t xml:space="preserve">resembled each other but </w:t>
      </w:r>
      <w:r w:rsidR="007557E4">
        <w:t>differed from SC/ST participants’</w:t>
      </w:r>
      <w:r w:rsidR="002E5170">
        <w:t xml:space="preserve">. </w:t>
      </w:r>
      <w:r w:rsidR="00BA5CAB">
        <w:t>Below, we report</w:t>
      </w:r>
      <w:r w:rsidR="00BA5CAB" w:rsidRPr="00C5145B">
        <w:t xml:space="preserve"> </w:t>
      </w:r>
      <w:r w:rsidR="00BA5CAB">
        <w:t>median point estimates</w:t>
      </w:r>
      <w:r w:rsidR="00A5064C">
        <w:t>,</w:t>
      </w:r>
      <w:r w:rsidR="00BA5CAB">
        <w:t xml:space="preserve"> </w:t>
      </w:r>
      <w:r w:rsidR="00A5064C">
        <w:t>with</w:t>
      </w:r>
      <w:r w:rsidR="00BA5CAB">
        <w:t xml:space="preserve"> 97% highest posterior density intervals</w:t>
      </w:r>
      <w:r w:rsidR="00970E3F">
        <w:t xml:space="preserve"> (Plummer, Best, Cowles, &amp; Vines, 2006)</w:t>
      </w:r>
      <w:r w:rsidR="00BA5CAB">
        <w:t>, from</w:t>
      </w:r>
      <w:r w:rsidR="00A9552D">
        <w:t xml:space="preserve"> the model’s</w:t>
      </w:r>
      <w:r w:rsidR="00BA5CAB">
        <w:t xml:space="preserve"> posterior distribution.</w:t>
      </w:r>
    </w:p>
    <w:p w14:paraId="11AACD6C" w14:textId="51E3D941" w:rsidR="00235F6E" w:rsidRDefault="0044181C" w:rsidP="0036077F">
      <w:r>
        <w:t>Figure</w:t>
      </w:r>
      <w:r w:rsidR="00A64C56">
        <w:t> </w:t>
      </w:r>
      <w:r w:rsidR="007460B8">
        <w:t>3</w:t>
      </w:r>
      <w:r>
        <w:t xml:space="preserve"> shows the estimated probabilit</w:t>
      </w:r>
      <w:r w:rsidR="00A75307">
        <w:t>ies</w:t>
      </w:r>
      <w:r>
        <w:t xml:space="preserve"> of General Merit (GM), Other Backward Class (OBC), and Scheduled Caste / Scheduled Tribe (SC/ST) participants categori</w:t>
      </w:r>
      <w:r w:rsidR="002B55F9">
        <w:t>z</w:t>
      </w:r>
      <w:r>
        <w:t xml:space="preserve">ing </w:t>
      </w:r>
      <w:r w:rsidR="00A75307">
        <w:t xml:space="preserve">a </w:t>
      </w:r>
      <w:r>
        <w:t xml:space="preserve">target as “us”. </w:t>
      </w:r>
      <w:r w:rsidR="00A966CE">
        <w:t>As</w:t>
      </w:r>
      <w:r w:rsidR="00A93EC3">
        <w:t xml:space="preserve"> expected, </w:t>
      </w:r>
      <w:r w:rsidR="00A966CE">
        <w:t>few participants considered Bangladeshi Muslims as part of their ingroup, Pr(“us”</w:t>
      </w:r>
      <w:r w:rsidR="00A966CE">
        <w:rPr>
          <w:rFonts w:ascii="Cambria Math" w:hAnsi="Cambria Math" w:cs="Cambria Math"/>
        </w:rPr>
        <w:t>∣</w:t>
      </w:r>
      <w:r w:rsidR="00A966CE">
        <w:t>M2) = .</w:t>
      </w:r>
      <w:r w:rsidR="006A6046">
        <w:t>17</w:t>
      </w:r>
      <w:r w:rsidR="00A966CE">
        <w:t>, [.</w:t>
      </w:r>
      <w:r w:rsidR="006A6046">
        <w:t>14</w:t>
      </w:r>
      <w:r w:rsidR="00A966CE">
        <w:t>, .</w:t>
      </w:r>
      <w:r w:rsidR="006A6046">
        <w:t>21</w:t>
      </w:r>
      <w:r w:rsidR="00A966CE">
        <w:t>]. Roughly half of the participants included Sri Lankan and Nepali Hindus in their ingroup, Pr(“us”</w:t>
      </w:r>
      <w:r w:rsidR="00A966CE">
        <w:rPr>
          <w:rFonts w:ascii="Cambria Math" w:hAnsi="Cambria Math" w:cs="Cambria Math"/>
        </w:rPr>
        <w:t>∣</w:t>
      </w:r>
      <w:r w:rsidR="00A966CE">
        <w:t xml:space="preserve">M2) = </w:t>
      </w:r>
      <w:r w:rsidR="007177C9">
        <w:t>.46</w:t>
      </w:r>
      <w:r w:rsidR="00A966CE">
        <w:t>, [.</w:t>
      </w:r>
      <w:r w:rsidR="007177C9">
        <w:t>41</w:t>
      </w:r>
      <w:r w:rsidR="00A966CE">
        <w:t>, .</w:t>
      </w:r>
      <w:r w:rsidR="007177C9">
        <w:t>52</w:t>
      </w:r>
      <w:r w:rsidR="00A966CE">
        <w:t>], indicating that participants were more likely to consider foreign targets as “us” when they were Hindu rather than Muslim, ΔPr(“us”</w:t>
      </w:r>
      <w:r w:rsidR="00A966CE">
        <w:rPr>
          <w:rFonts w:ascii="Cambria Math" w:hAnsi="Cambria Math" w:cs="Cambria Math"/>
        </w:rPr>
        <w:t>∣</w:t>
      </w:r>
      <w:r w:rsidR="00A966CE">
        <w:t>M2) = .</w:t>
      </w:r>
      <w:r w:rsidR="00007A62">
        <w:t>29</w:t>
      </w:r>
      <w:r w:rsidR="00A966CE">
        <w:t>, [.</w:t>
      </w:r>
      <w:r w:rsidR="00007A62">
        <w:t>25</w:t>
      </w:r>
      <w:r w:rsidR="00A966CE">
        <w:t>, .</w:t>
      </w:r>
      <w:r w:rsidR="00007A62">
        <w:t>34</w:t>
      </w:r>
      <w:r w:rsidR="00A966CE">
        <w:t xml:space="preserve">]. </w:t>
      </w:r>
      <w:r w:rsidR="0036077F">
        <w:t xml:space="preserve">Still, </w:t>
      </w:r>
      <w:r w:rsidR="002B55F9">
        <w:t>GM</w:t>
      </w:r>
      <w:r w:rsidR="00203B12">
        <w:t>/</w:t>
      </w:r>
      <w:r w:rsidR="002B55F9">
        <w:t xml:space="preserve">OBC and </w:t>
      </w:r>
      <w:r w:rsidR="00A93EC3">
        <w:t xml:space="preserve">SC/ST </w:t>
      </w:r>
      <w:r w:rsidR="0036077F">
        <w:t>participants were</w:t>
      </w:r>
      <w:r w:rsidR="003F09C7">
        <w:t>, respectively,</w:t>
      </w:r>
      <w:r w:rsidR="005A14F7">
        <w:t xml:space="preserve"> 1.95</w:t>
      </w:r>
      <w:r w:rsidR="0036077F">
        <w:t>, [</w:t>
      </w:r>
      <w:r w:rsidR="005A14F7">
        <w:t>1</w:t>
      </w:r>
      <w:r w:rsidR="0036077F">
        <w:t>.</w:t>
      </w:r>
      <w:r w:rsidR="005A14F7">
        <w:t>73</w:t>
      </w:r>
      <w:r w:rsidR="0036077F">
        <w:t xml:space="preserve">, </w:t>
      </w:r>
      <w:r w:rsidR="005A14F7">
        <w:t>2</w:t>
      </w:r>
      <w:r w:rsidR="0036077F">
        <w:t>.</w:t>
      </w:r>
      <w:r w:rsidR="005A14F7">
        <w:t>18</w:t>
      </w:r>
      <w:r w:rsidR="006B0F67">
        <w:t>]</w:t>
      </w:r>
      <w:r w:rsidR="008F26EF" w:rsidRPr="008F26EF">
        <w:t xml:space="preserve"> </w:t>
      </w:r>
      <w:r w:rsidR="0036077F">
        <w:t xml:space="preserve">and </w:t>
      </w:r>
      <w:r w:rsidR="005A14F7">
        <w:t>1.90</w:t>
      </w:r>
      <w:r w:rsidR="0036077F">
        <w:t>, [</w:t>
      </w:r>
      <w:r w:rsidR="005A14F7">
        <w:t>1</w:t>
      </w:r>
      <w:r w:rsidR="0036077F">
        <w:t>.</w:t>
      </w:r>
      <w:r w:rsidR="005A14F7">
        <w:t>71</w:t>
      </w:r>
      <w:r w:rsidR="0036077F">
        <w:t xml:space="preserve">, </w:t>
      </w:r>
      <w:r w:rsidR="005A14F7">
        <w:t>2</w:t>
      </w:r>
      <w:r w:rsidR="0036077F">
        <w:t>.</w:t>
      </w:r>
      <w:r w:rsidR="005A14F7">
        <w:t>14</w:t>
      </w:r>
      <w:r w:rsidR="0036077F">
        <w:t>] times more likely to categori</w:t>
      </w:r>
      <w:r w:rsidR="002B55F9">
        <w:t>z</w:t>
      </w:r>
      <w:r w:rsidR="0036077F">
        <w:t xml:space="preserve">e Indian, Hindu targets as “us” compared to foreign, Hindu targets. Participants thus tended to define their ingroup in terms of nationality, though about half of the </w:t>
      </w:r>
      <w:r w:rsidR="00B5439E">
        <w:t xml:space="preserve">responses </w:t>
      </w:r>
      <w:r w:rsidR="0034744B">
        <w:t>indicated</w:t>
      </w:r>
      <w:r w:rsidR="0036077F">
        <w:t xml:space="preserve"> more inclusive ingroup construals.</w:t>
      </w:r>
    </w:p>
    <w:p w14:paraId="1F44F090" w14:textId="0C90E204" w:rsidR="00FB3188" w:rsidRDefault="009C235C" w:rsidP="00BE0636">
      <w:r>
        <w:t>As expected, participants’ own caste membership shaped how they categorized Indians of different castes and religions.</w:t>
      </w:r>
      <w:r w:rsidR="00243EC6">
        <w:t xml:space="preserve"> Almost all GM/OBC participants </w:t>
      </w:r>
      <w:r w:rsidR="009804AB">
        <w:t xml:space="preserve">included </w:t>
      </w:r>
      <w:r w:rsidR="009804AB" w:rsidRPr="009804AB">
        <w:rPr>
          <w:i/>
        </w:rPr>
        <w:t>Hindu, GM</w:t>
      </w:r>
      <w:r w:rsidR="009804AB" w:rsidRPr="009804AB">
        <w:t xml:space="preserve"> and </w:t>
      </w:r>
      <w:r w:rsidR="009804AB" w:rsidRPr="009804AB">
        <w:rPr>
          <w:i/>
        </w:rPr>
        <w:t>Hindu, OBC</w:t>
      </w:r>
      <w:r w:rsidR="009804AB" w:rsidRPr="009804AB">
        <w:t xml:space="preserve"> targets </w:t>
      </w:r>
      <w:r w:rsidR="009804AB">
        <w:t>in their ingroup, Pr(“us”</w:t>
      </w:r>
      <w:r w:rsidR="009804AB">
        <w:rPr>
          <w:rFonts w:ascii="Cambria Math" w:hAnsi="Cambria Math" w:cs="Cambria Math"/>
        </w:rPr>
        <w:t>∣</w:t>
      </w:r>
      <w:r w:rsidR="009804AB">
        <w:t>M2) = .</w:t>
      </w:r>
      <w:r w:rsidR="008C4C32">
        <w:t>94</w:t>
      </w:r>
      <w:r w:rsidR="009804AB">
        <w:t>, [.</w:t>
      </w:r>
      <w:r w:rsidR="008C4C32">
        <w:t>92</w:t>
      </w:r>
      <w:r w:rsidR="009804AB">
        <w:t>, .</w:t>
      </w:r>
      <w:r w:rsidR="008C4C32">
        <w:t>96</w:t>
      </w:r>
      <w:r w:rsidR="009804AB">
        <w:t>] and Pr(“us”</w:t>
      </w:r>
      <w:r w:rsidR="009804AB">
        <w:rPr>
          <w:rFonts w:ascii="Cambria Math" w:hAnsi="Cambria Math" w:cs="Cambria Math"/>
        </w:rPr>
        <w:t>∣</w:t>
      </w:r>
      <w:r w:rsidR="009804AB">
        <w:t>M2) = .</w:t>
      </w:r>
      <w:r w:rsidR="00E368BD">
        <w:t>93</w:t>
      </w:r>
      <w:r w:rsidR="009804AB">
        <w:t>, [.</w:t>
      </w:r>
      <w:r w:rsidR="00E368BD">
        <w:t>91</w:t>
      </w:r>
      <w:r w:rsidR="009804AB">
        <w:t>, .</w:t>
      </w:r>
      <w:r w:rsidR="00E368BD">
        <w:t>95</w:t>
      </w:r>
      <w:r w:rsidR="009804AB">
        <w:t>].</w:t>
      </w:r>
      <w:r w:rsidR="007D470B">
        <w:t xml:space="preserve"> Fewer GM/OBC participants, however, categorized </w:t>
      </w:r>
      <w:r w:rsidR="007D470B" w:rsidRPr="007D470B">
        <w:rPr>
          <w:i/>
        </w:rPr>
        <w:t>Hindu, SC/ST</w:t>
      </w:r>
      <w:r w:rsidR="007D470B">
        <w:t xml:space="preserve"> targets as “us”</w:t>
      </w:r>
      <w:r w:rsidR="00852191">
        <w:t>,</w:t>
      </w:r>
      <w:r w:rsidR="007D470B">
        <w:t xml:space="preserve"> Pr(“us”</w:t>
      </w:r>
      <w:r w:rsidR="007D470B">
        <w:rPr>
          <w:rFonts w:ascii="Cambria Math" w:hAnsi="Cambria Math" w:cs="Cambria Math"/>
        </w:rPr>
        <w:t>∣</w:t>
      </w:r>
      <w:r w:rsidR="007D470B">
        <w:t>M2) = .</w:t>
      </w:r>
      <w:r w:rsidR="00B8035B">
        <w:t>84</w:t>
      </w:r>
      <w:r w:rsidR="007D470B">
        <w:t>, [.</w:t>
      </w:r>
      <w:r w:rsidR="00B8035B">
        <w:t>80</w:t>
      </w:r>
      <w:r w:rsidR="007D470B">
        <w:t>, .</w:t>
      </w:r>
      <w:r w:rsidR="00B8035B">
        <w:t>87</w:t>
      </w:r>
      <w:r w:rsidR="007D470B">
        <w:t xml:space="preserve">]. </w:t>
      </w:r>
      <w:r w:rsidR="00BE6D76">
        <w:t xml:space="preserve">Of all Indian targets, GM/OBC participants were least likely to </w:t>
      </w:r>
      <w:r w:rsidR="00CB12EE">
        <w:t>categorize</w:t>
      </w:r>
      <w:r w:rsidR="00BE6D76">
        <w:t xml:space="preserve"> </w:t>
      </w:r>
      <w:r w:rsidR="00BE6D76" w:rsidRPr="00BE6D76">
        <w:rPr>
          <w:i/>
        </w:rPr>
        <w:t>Muslim, OBC</w:t>
      </w:r>
      <w:r w:rsidR="00BE6D76">
        <w:t xml:space="preserve"> targets </w:t>
      </w:r>
      <w:r w:rsidR="00CB12EE">
        <w:t>as “us”</w:t>
      </w:r>
      <w:r w:rsidR="00BE6D76">
        <w:t>, Pr(“us”</w:t>
      </w:r>
      <w:r w:rsidR="00BE6D76">
        <w:rPr>
          <w:rFonts w:ascii="Cambria Math" w:hAnsi="Cambria Math" w:cs="Cambria Math"/>
        </w:rPr>
        <w:t>∣</w:t>
      </w:r>
      <w:r w:rsidR="00BE6D76">
        <w:t>M2) = .</w:t>
      </w:r>
      <w:r w:rsidR="000433B6">
        <w:t>75</w:t>
      </w:r>
      <w:r w:rsidR="00BE6D76">
        <w:t>, [.</w:t>
      </w:r>
      <w:r w:rsidR="000433B6">
        <w:t>70</w:t>
      </w:r>
      <w:r w:rsidR="00BE6D76">
        <w:t>, .</w:t>
      </w:r>
      <w:r w:rsidR="000433B6">
        <w:t>80</w:t>
      </w:r>
      <w:r w:rsidR="00BE6D76">
        <w:t>]</w:t>
      </w:r>
      <w:r w:rsidR="00160624">
        <w:t>.</w:t>
      </w:r>
      <w:r w:rsidR="00BE6D76">
        <w:t xml:space="preserve"> </w:t>
      </w:r>
      <w:r w:rsidR="0052260F">
        <w:t xml:space="preserve">Dalit/Adivasi (SC/ST) participants’ responses differed from </w:t>
      </w:r>
      <w:r w:rsidR="00852191">
        <w:t xml:space="preserve">those of </w:t>
      </w:r>
      <w:r w:rsidR="0052260F">
        <w:t>participants from relatively advantaged castes.</w:t>
      </w:r>
      <w:r w:rsidR="00E76432" w:rsidRPr="00E76432">
        <w:t xml:space="preserve"> As expected,</w:t>
      </w:r>
      <w:r w:rsidR="00E76432">
        <w:t xml:space="preserve"> </w:t>
      </w:r>
      <w:r w:rsidR="00E76432">
        <w:lastRenderedPageBreak/>
        <w:t xml:space="preserve">almost all SC/ST participants included </w:t>
      </w:r>
      <w:r w:rsidR="003A7A9B" w:rsidRPr="00335335">
        <w:rPr>
          <w:i/>
        </w:rPr>
        <w:t>Hindu, SC/ST</w:t>
      </w:r>
      <w:r w:rsidR="003A7A9B">
        <w:t xml:space="preserve"> targets in their ingroup, </w:t>
      </w:r>
      <w:r w:rsidR="003A7A9B" w:rsidRPr="003A7A9B">
        <w:t>Pr(“us”</w:t>
      </w:r>
      <w:r w:rsidR="003A7A9B" w:rsidRPr="003A7A9B">
        <w:rPr>
          <w:rFonts w:ascii="Cambria Math" w:hAnsi="Cambria Math" w:cs="Cambria Math"/>
        </w:rPr>
        <w:t>∣</w:t>
      </w:r>
      <w:r w:rsidR="003A7A9B" w:rsidRPr="003A7A9B">
        <w:t>M2) = .</w:t>
      </w:r>
      <w:r w:rsidR="000433B6">
        <w:t>97</w:t>
      </w:r>
      <w:r w:rsidR="003A7A9B" w:rsidRPr="003A7A9B">
        <w:t>, [.</w:t>
      </w:r>
      <w:r w:rsidR="000433B6">
        <w:t>95</w:t>
      </w:r>
      <w:r w:rsidR="003A7A9B" w:rsidRPr="003A7A9B">
        <w:t xml:space="preserve">, </w:t>
      </w:r>
      <w:r w:rsidR="00852191">
        <w:t>.</w:t>
      </w:r>
      <w:r w:rsidR="000433B6">
        <w:t>99</w:t>
      </w:r>
      <w:r w:rsidR="00852191">
        <w:t>]. F</w:t>
      </w:r>
      <w:r w:rsidR="00A75307">
        <w:t xml:space="preserve">ewer </w:t>
      </w:r>
      <w:r w:rsidR="002B4D50">
        <w:t>SC/ST participants include</w:t>
      </w:r>
      <w:r w:rsidR="00A75307">
        <w:t>d</w:t>
      </w:r>
      <w:r w:rsidR="002B4D50">
        <w:t xml:space="preserve"> </w:t>
      </w:r>
      <w:r w:rsidR="002B4D50" w:rsidRPr="002B4D50">
        <w:rPr>
          <w:i/>
        </w:rPr>
        <w:t xml:space="preserve">Hindu, </w:t>
      </w:r>
      <w:r w:rsidR="000433B6">
        <w:rPr>
          <w:i/>
        </w:rPr>
        <w:t>GM</w:t>
      </w:r>
      <w:r w:rsidR="002B4D50">
        <w:t xml:space="preserve"> and </w:t>
      </w:r>
      <w:r w:rsidR="002B4D50" w:rsidRPr="002B4D50">
        <w:rPr>
          <w:i/>
        </w:rPr>
        <w:t xml:space="preserve">Hindu, </w:t>
      </w:r>
      <w:r w:rsidR="000433B6">
        <w:rPr>
          <w:i/>
        </w:rPr>
        <w:t>OBC</w:t>
      </w:r>
      <w:r w:rsidR="002B4D50">
        <w:t xml:space="preserve"> </w:t>
      </w:r>
      <w:r w:rsidR="00724108">
        <w:t>in their ingroup,</w:t>
      </w:r>
      <w:r w:rsidR="002B4D50">
        <w:t xml:space="preserve"> Pr(“us”</w:t>
      </w:r>
      <w:r w:rsidR="002B4D50">
        <w:rPr>
          <w:rFonts w:ascii="Cambria Math" w:hAnsi="Cambria Math" w:cs="Cambria Math"/>
        </w:rPr>
        <w:t>∣</w:t>
      </w:r>
      <w:r w:rsidR="002B4D50">
        <w:t>M2) = .</w:t>
      </w:r>
      <w:r w:rsidR="00650664">
        <w:t>88</w:t>
      </w:r>
      <w:r w:rsidR="002B4D50">
        <w:t>, [.</w:t>
      </w:r>
      <w:r w:rsidR="00650664">
        <w:t>83</w:t>
      </w:r>
      <w:r w:rsidR="002B4D50">
        <w:t>, .</w:t>
      </w:r>
      <w:r w:rsidR="00650664">
        <w:t>92</w:t>
      </w:r>
      <w:r w:rsidR="00C2059F">
        <w:t>]</w:t>
      </w:r>
      <w:r w:rsidR="002B4D50">
        <w:t xml:space="preserve"> and Pr(</w:t>
      </w:r>
      <w:r w:rsidR="002B4D50">
        <w:rPr>
          <w:rFonts w:cs="Minion Pro"/>
        </w:rPr>
        <w:t>“</w:t>
      </w:r>
      <w:r w:rsidR="002B4D50">
        <w:t>us</w:t>
      </w:r>
      <w:r w:rsidR="002B4D50">
        <w:rPr>
          <w:rFonts w:cs="Minion Pro"/>
        </w:rPr>
        <w:t>”</w:t>
      </w:r>
      <w:r w:rsidR="002B4D50">
        <w:rPr>
          <w:rFonts w:ascii="Cambria Math" w:hAnsi="Cambria Math" w:cs="Cambria Math"/>
        </w:rPr>
        <w:t>∣</w:t>
      </w:r>
      <w:r w:rsidR="002B4D50">
        <w:t>M2) = .</w:t>
      </w:r>
      <w:r w:rsidR="00650664">
        <w:t>80</w:t>
      </w:r>
      <w:r w:rsidR="002B4D50">
        <w:t>, [.</w:t>
      </w:r>
      <w:r w:rsidR="00650664">
        <w:t>73</w:t>
      </w:r>
      <w:r w:rsidR="002B4D50">
        <w:t>, .</w:t>
      </w:r>
      <w:r w:rsidR="00650664">
        <w:t>86</w:t>
      </w:r>
      <w:r w:rsidR="002B4D50">
        <w:t>].</w:t>
      </w:r>
      <w:r w:rsidR="00BF4AC7">
        <w:t xml:space="preserve"> Surprisingly, SC/ST participants were less likely than </w:t>
      </w:r>
      <w:r w:rsidR="00A75307">
        <w:t>other</w:t>
      </w:r>
      <w:r w:rsidR="00BF4AC7">
        <w:t xml:space="preserve"> participants </w:t>
      </w:r>
      <w:r w:rsidR="00F63234">
        <w:t xml:space="preserve">to categorize </w:t>
      </w:r>
      <w:r w:rsidR="00F63234" w:rsidRPr="00F63234">
        <w:rPr>
          <w:i/>
        </w:rPr>
        <w:t>Muslim, OBC</w:t>
      </w:r>
      <w:r w:rsidR="00F63234">
        <w:t xml:space="preserve"> targets</w:t>
      </w:r>
      <w:r w:rsidR="002D7E72">
        <w:t xml:space="preserve"> as</w:t>
      </w:r>
      <w:r w:rsidR="00F63234">
        <w:t xml:space="preserve"> </w:t>
      </w:r>
      <w:r w:rsidR="002D7E72">
        <w:t>“us”, Pr(“us”</w:t>
      </w:r>
      <w:r w:rsidR="002D7E72">
        <w:rPr>
          <w:rFonts w:ascii="Cambria Math" w:hAnsi="Cambria Math" w:cs="Cambria Math"/>
        </w:rPr>
        <w:t>∣</w:t>
      </w:r>
      <w:r w:rsidR="002D7E72">
        <w:t>M2) = .</w:t>
      </w:r>
      <w:r w:rsidR="008756F2">
        <w:t>47</w:t>
      </w:r>
      <w:r w:rsidR="002D7E72">
        <w:t>, [.</w:t>
      </w:r>
      <w:r w:rsidR="008756F2">
        <w:t>38</w:t>
      </w:r>
      <w:r w:rsidR="002D7E72">
        <w:t>, .</w:t>
      </w:r>
      <w:r w:rsidR="008756F2">
        <w:t>57</w:t>
      </w:r>
      <w:r w:rsidR="00A777F9">
        <w:t>]</w:t>
      </w:r>
      <w:r w:rsidR="002D7E72">
        <w:t xml:space="preserve">. </w:t>
      </w:r>
      <w:r w:rsidR="00C14A75">
        <w:t xml:space="preserve">Together, these findings showed that participants from </w:t>
      </w:r>
      <w:r w:rsidR="00BD1142">
        <w:t>advantaged</w:t>
      </w:r>
      <w:r w:rsidR="00446CD6">
        <w:t xml:space="preserve"> </w:t>
      </w:r>
      <w:r w:rsidR="00BD1142">
        <w:t xml:space="preserve">backgrounds tended to exclude targets from </w:t>
      </w:r>
      <w:r w:rsidR="00446CD6">
        <w:t>dis</w:t>
      </w:r>
      <w:r w:rsidR="00BD1142">
        <w:t>advantaged backgrounds (</w:t>
      </w:r>
      <w:commentRangeStart w:id="127"/>
      <w:r w:rsidR="00BD1142">
        <w:t>and vice versa</w:t>
      </w:r>
      <w:ins w:id="128" w:author="James Rae" w:date="2018-10-22T12:36:00Z">
        <w:r w:rsidR="00BD0BF7">
          <w:t xml:space="preserve"> for XXX</w:t>
        </w:r>
      </w:ins>
      <w:ins w:id="129" w:author="James Rae" w:date="2018-10-22T12:37:00Z">
        <w:r w:rsidR="00BD0BF7">
          <w:t>…</w:t>
        </w:r>
      </w:ins>
      <w:r w:rsidR="00BD1142">
        <w:t>)</w:t>
      </w:r>
      <w:r w:rsidR="00446CD6">
        <w:t xml:space="preserve">, </w:t>
      </w:r>
      <w:commentRangeEnd w:id="127"/>
      <w:r w:rsidR="00BD0BF7">
        <w:rPr>
          <w:rStyle w:val="CommentReference"/>
        </w:rPr>
        <w:commentReference w:id="127"/>
      </w:r>
      <w:r w:rsidR="00446CD6">
        <w:t xml:space="preserve">while all participants </w:t>
      </w:r>
      <w:r w:rsidR="00BE0636">
        <w:t>tended to exclude targets from the Muslim minority.</w:t>
      </w:r>
    </w:p>
    <w:p w14:paraId="18499F49" w14:textId="6B2AB360" w:rsidR="002D0494" w:rsidRDefault="00667B41" w:rsidP="00667B41">
      <w:pPr>
        <w:pStyle w:val="Heading2"/>
      </w:pPr>
      <w:r>
        <w:t>Individual differences</w:t>
      </w:r>
    </w:p>
    <w:p w14:paraId="1805D8E9" w14:textId="6CE24064" w:rsidR="00AA7C52" w:rsidRDefault="00667B41" w:rsidP="004F3B9E">
      <w:pPr>
        <w:pStyle w:val="FirstParagraph"/>
      </w:pPr>
      <w:r>
        <w:t xml:space="preserve">In this section, </w:t>
      </w:r>
      <w:r w:rsidR="00CA4BE8">
        <w:t>we</w:t>
      </w:r>
      <w:r>
        <w:t xml:space="preserve"> examine to what extent individual differences in past experiences and ideological </w:t>
      </w:r>
      <w:r w:rsidR="00CA4BE8">
        <w:t>orientation</w:t>
      </w:r>
      <w:r w:rsidR="004F3B9E">
        <w:t>s</w:t>
      </w:r>
      <w:r>
        <w:t xml:space="preserve"> explain why some participants excluded targets </w:t>
      </w:r>
      <w:r w:rsidR="00CF19A7">
        <w:t>from</w:t>
      </w:r>
      <w:r>
        <w:t xml:space="preserve"> </w:t>
      </w:r>
      <w:r w:rsidR="00366042">
        <w:t>caste</w:t>
      </w:r>
      <w:r>
        <w:t xml:space="preserve"> and </w:t>
      </w:r>
      <w:r w:rsidR="00366042">
        <w:t xml:space="preserve">religious </w:t>
      </w:r>
      <w:r>
        <w:t>outgroups</w:t>
      </w:r>
      <w:r w:rsidR="00CF19A7">
        <w:t>—</w:t>
      </w:r>
      <w:r>
        <w:t>and why others did not.</w:t>
      </w:r>
      <w:r w:rsidR="004F3B9E">
        <w:t xml:space="preserve"> </w:t>
      </w:r>
    </w:p>
    <w:p w14:paraId="60304882" w14:textId="085B5EB7" w:rsidR="00667B41" w:rsidRPr="00F54F74" w:rsidRDefault="004F3B9E" w:rsidP="00AC290C">
      <w:r w:rsidRPr="00F54F74">
        <w:t xml:space="preserve">Models 4 to 6 tested whether intergroup contact was associated with </w:t>
      </w:r>
      <w:r w:rsidR="00225CD6" w:rsidRPr="00F54F74">
        <w:t>whether</w:t>
      </w:r>
      <w:r w:rsidRPr="00F54F74">
        <w:t xml:space="preserve"> participants</w:t>
      </w:r>
      <w:r w:rsidR="00AA7C52" w:rsidRPr="00F54F74">
        <w:t xml:space="preserve"> </w:t>
      </w:r>
      <w:r w:rsidRPr="00F54F74">
        <w:t>categori</w:t>
      </w:r>
      <w:r w:rsidR="00225CD6" w:rsidRPr="00F54F74">
        <w:t>z</w:t>
      </w:r>
      <w:r w:rsidRPr="00F54F74">
        <w:t>ed Indian targets of other caste or religious backgrounds</w:t>
      </w:r>
      <w:r w:rsidR="00225CD6" w:rsidRPr="00F54F74">
        <w:t xml:space="preserve"> as “us” versus “not us”</w:t>
      </w:r>
      <w:r w:rsidRPr="00F54F74">
        <w:t xml:space="preserve">. </w:t>
      </w:r>
      <w:r w:rsidR="000F5A52" w:rsidRPr="00F54F74">
        <w:t xml:space="preserve">Model 4 </w:t>
      </w:r>
      <w:r w:rsidR="008207C8">
        <w:t xml:space="preserve">extended Model 2 by </w:t>
      </w:r>
      <w:r w:rsidR="00224B4E">
        <w:t>including</w:t>
      </w:r>
      <w:r w:rsidR="000F5A52" w:rsidRPr="00F54F74">
        <w:t xml:space="preserve"> contact quantity, positive contact, negative contact, and outgroup friendship as predictors of participants’ </w:t>
      </w:r>
      <w:r w:rsidR="003B1859" w:rsidRPr="00F54F74">
        <w:t>categoriz</w:t>
      </w:r>
      <w:r w:rsidR="000F5A52" w:rsidRPr="00F54F74">
        <w:t xml:space="preserve">ations. </w:t>
      </w:r>
      <w:r w:rsidR="00414336" w:rsidRPr="00F54F74">
        <w:t>Model 4 made more accurate predictions than Model 2. Looking closer at the model’s predictions, negative contact (</w:t>
      </w:r>
      <w:r w:rsidR="00414336" w:rsidRPr="00F54F74">
        <w:rPr>
          <w:i/>
        </w:rPr>
        <w:t>e</w:t>
      </w:r>
      <w:r w:rsidR="00414336" w:rsidRPr="00F54F74">
        <w:rPr>
          <w:i/>
          <w:vertAlign w:val="superscript"/>
        </w:rPr>
        <w:t>β</w:t>
      </w:r>
      <w:r w:rsidR="00414336" w:rsidRPr="00F54F74">
        <w:t xml:space="preserve"> = </w:t>
      </w:r>
      <w:r w:rsidR="007C3DFC">
        <w:t>0.81</w:t>
      </w:r>
      <w:r w:rsidR="00414336" w:rsidRPr="00F54F74">
        <w:t>, [</w:t>
      </w:r>
      <w:r w:rsidR="009548E6">
        <w:t>0.72</w:t>
      </w:r>
      <w:r w:rsidR="00414336" w:rsidRPr="00F54F74">
        <w:t xml:space="preserve">, </w:t>
      </w:r>
      <w:r w:rsidR="009548E6">
        <w:t>0.90</w:t>
      </w:r>
      <w:r w:rsidR="00414336" w:rsidRPr="00F54F74">
        <w:t>]) and outgroup friendship (</w:t>
      </w:r>
      <w:r w:rsidR="00414336" w:rsidRPr="00F54F74">
        <w:rPr>
          <w:i/>
        </w:rPr>
        <w:t>e</w:t>
      </w:r>
      <w:r w:rsidR="00414336" w:rsidRPr="00F54F74">
        <w:rPr>
          <w:i/>
          <w:vertAlign w:val="superscript"/>
        </w:rPr>
        <w:t>β</w:t>
      </w:r>
      <w:r w:rsidR="00414336" w:rsidRPr="00F54F74">
        <w:t xml:space="preserve"> = </w:t>
      </w:r>
      <w:r w:rsidR="009548E6">
        <w:t>1.50</w:t>
      </w:r>
      <w:r w:rsidR="00414336" w:rsidRPr="00F54F74">
        <w:t>, [</w:t>
      </w:r>
      <w:r w:rsidR="009548E6">
        <w:t>1.28</w:t>
      </w:r>
      <w:r w:rsidR="00414336" w:rsidRPr="00F54F74">
        <w:t>,</w:t>
      </w:r>
      <w:r w:rsidR="009604E5">
        <w:t xml:space="preserve"> </w:t>
      </w:r>
      <w:r w:rsidR="009548E6">
        <w:t>1.72</w:t>
      </w:r>
      <w:r w:rsidR="00414336" w:rsidRPr="00F54F74">
        <w:t xml:space="preserve">]) were associated with participants’ </w:t>
      </w:r>
      <w:r w:rsidR="00365B2A">
        <w:t>categorizations</w:t>
      </w:r>
      <w:r w:rsidR="00414336" w:rsidRPr="00F54F74">
        <w:t>, but neither positive contact (</w:t>
      </w:r>
      <w:r w:rsidR="00414336" w:rsidRPr="00F54F74">
        <w:rPr>
          <w:i/>
        </w:rPr>
        <w:t>e</w:t>
      </w:r>
      <w:r w:rsidR="00414336" w:rsidRPr="00F54F74">
        <w:rPr>
          <w:i/>
          <w:vertAlign w:val="superscript"/>
        </w:rPr>
        <w:t>β</w:t>
      </w:r>
      <w:r w:rsidR="00414336" w:rsidRPr="00F54F74">
        <w:t xml:space="preserve"> = </w:t>
      </w:r>
      <w:r w:rsidR="00D00A46">
        <w:t>1.01</w:t>
      </w:r>
      <w:r w:rsidR="00414336" w:rsidRPr="00F54F74">
        <w:t>, [</w:t>
      </w:r>
      <w:r w:rsidR="00D00A46">
        <w:t>0.87</w:t>
      </w:r>
      <w:r w:rsidR="00414336" w:rsidRPr="00F54F74">
        <w:t xml:space="preserve">, </w:t>
      </w:r>
      <w:r w:rsidR="00D00A46">
        <w:t>1.16</w:t>
      </w:r>
      <w:r w:rsidR="00414336" w:rsidRPr="00F54F74">
        <w:t>]) nor contact quantity (</w:t>
      </w:r>
      <w:r w:rsidR="000F5A52" w:rsidRPr="00F54F74">
        <w:rPr>
          <w:i/>
        </w:rPr>
        <w:t>e</w:t>
      </w:r>
      <w:r w:rsidR="000F5A52" w:rsidRPr="00F54F74">
        <w:rPr>
          <w:i/>
          <w:vertAlign w:val="superscript"/>
        </w:rPr>
        <w:t>β</w:t>
      </w:r>
      <w:r w:rsidR="00414336" w:rsidRPr="00F54F74">
        <w:t xml:space="preserve"> = </w:t>
      </w:r>
      <w:r w:rsidR="00994756">
        <w:t>0.99</w:t>
      </w:r>
      <w:r w:rsidR="00414336" w:rsidRPr="00F54F74">
        <w:t>, [</w:t>
      </w:r>
      <w:r w:rsidR="00D00A46">
        <w:t>0.86</w:t>
      </w:r>
      <w:r w:rsidR="00414336" w:rsidRPr="00F54F74">
        <w:t xml:space="preserve">, </w:t>
      </w:r>
      <w:r w:rsidR="00D00A46">
        <w:t>1.15</w:t>
      </w:r>
      <w:r w:rsidR="00414336" w:rsidRPr="00F54F74">
        <w:t xml:space="preserve">]) </w:t>
      </w:r>
      <w:r w:rsidR="005D3D3B" w:rsidRPr="00F54F74">
        <w:t>were</w:t>
      </w:r>
      <w:r w:rsidR="00414336" w:rsidRPr="00F54F74">
        <w:t>.</w:t>
      </w:r>
      <w:r w:rsidR="00485ADE" w:rsidRPr="00F54F74">
        <w:t xml:space="preserve"> Model 5 included only negative contact and outgroup friendship as predictors of participants’ </w:t>
      </w:r>
      <w:r w:rsidR="003B1859" w:rsidRPr="00F54F74">
        <w:t>categoriz</w:t>
      </w:r>
      <w:r w:rsidR="00485ADE" w:rsidRPr="00F54F74">
        <w:t>ations</w:t>
      </w:r>
      <w:r w:rsidR="00942ECF" w:rsidRPr="00F54F74">
        <w:t xml:space="preserve">, </w:t>
      </w:r>
      <w:r w:rsidR="00795AD4" w:rsidRPr="00F54F74">
        <w:t>and made more accurate predictions tha</w:t>
      </w:r>
      <w:r w:rsidR="00942ECF" w:rsidRPr="00F54F74">
        <w:t>n</w:t>
      </w:r>
      <w:r w:rsidR="00795AD4" w:rsidRPr="00F54F74">
        <w:t xml:space="preserve"> Model 4. </w:t>
      </w:r>
      <w:r w:rsidR="00AC290C" w:rsidRPr="00F54F74">
        <w:t xml:space="preserve">Model 6 estimated the relationships between contact and </w:t>
      </w:r>
      <w:r w:rsidR="003B1859" w:rsidRPr="00F54F74">
        <w:t>categoriz</w:t>
      </w:r>
      <w:r w:rsidR="00AC290C" w:rsidRPr="00F54F74">
        <w:t xml:space="preserve">ations as varying across the four combinations of target caste and religion. As Model 6 made less accurate predictions than Model 5, the association between contact and </w:t>
      </w:r>
      <w:r w:rsidR="003B1859" w:rsidRPr="00F54F74">
        <w:t>categoriz</w:t>
      </w:r>
      <w:r w:rsidR="00AC290C" w:rsidRPr="00F54F74">
        <w:t>ations did not</w:t>
      </w:r>
      <w:r w:rsidR="00E54D64">
        <w:t xml:space="preserve"> seem to</w:t>
      </w:r>
      <w:r w:rsidR="00AC290C" w:rsidRPr="00F54F74">
        <w:t xml:space="preserve"> vary across target categories.</w:t>
      </w:r>
    </w:p>
    <w:p w14:paraId="1B30C4AF" w14:textId="036B45C5" w:rsidR="00881E9D" w:rsidRDefault="00881E9D" w:rsidP="00FF6722">
      <w:r>
        <w:t xml:space="preserve">Figure </w:t>
      </w:r>
      <w:r w:rsidR="002D10B6">
        <w:t>4</w:t>
      </w:r>
      <w:r>
        <w:t xml:space="preserve"> shows the estimated probabilities of participants categori</w:t>
      </w:r>
      <w:r w:rsidR="004C0216">
        <w:t>z</w:t>
      </w:r>
      <w:r>
        <w:t xml:space="preserve">ing targets as “us” versus “not us” as a function of </w:t>
      </w:r>
      <w:r w:rsidR="004D6FB6">
        <w:t>their contact experiences</w:t>
      </w:r>
      <w:r>
        <w:t xml:space="preserve"> (in Model 5). </w:t>
      </w:r>
      <w:r w:rsidR="00BB449D">
        <w:t>Across targets and participants, the odds of categori</w:t>
      </w:r>
      <w:r w:rsidR="004C0216">
        <w:t>z</w:t>
      </w:r>
      <w:r w:rsidR="00BB449D">
        <w:t xml:space="preserve">ing a target of a religious or caste outgroup as “us” were </w:t>
      </w:r>
      <w:r w:rsidR="00BB449D" w:rsidRPr="00BB449D">
        <w:rPr>
          <w:i/>
        </w:rPr>
        <w:t>e</w:t>
      </w:r>
      <w:r w:rsidR="00BB449D" w:rsidRPr="00BB449D">
        <w:rPr>
          <w:i/>
          <w:vertAlign w:val="superscript"/>
        </w:rPr>
        <w:t>β</w:t>
      </w:r>
      <w:r w:rsidR="00BB449D">
        <w:t xml:space="preserve"> = </w:t>
      </w:r>
      <w:r w:rsidR="006464F8">
        <w:t>1</w:t>
      </w:r>
      <w:r w:rsidR="006B0F67">
        <w:t>.</w:t>
      </w:r>
      <w:r w:rsidR="006464F8">
        <w:t>50</w:t>
      </w:r>
      <w:r w:rsidR="00BB449D">
        <w:t>, [</w:t>
      </w:r>
      <w:r w:rsidR="006464F8">
        <w:t>1.32</w:t>
      </w:r>
      <w:r w:rsidR="00BB449D">
        <w:t xml:space="preserve">, </w:t>
      </w:r>
      <w:r w:rsidR="006464F8">
        <w:t>1.69</w:t>
      </w:r>
      <w:r w:rsidR="00BB449D">
        <w:t xml:space="preserve">] times higher for each additional standard deviation of outgroup friendship. </w:t>
      </w:r>
      <w:r w:rsidR="004C0216">
        <w:t xml:space="preserve">Conversely, the odds of categorizing an outgroup target as “us” were </w:t>
      </w:r>
      <w:r w:rsidR="004C0216" w:rsidRPr="007E3929">
        <w:rPr>
          <w:i/>
        </w:rPr>
        <w:t>e</w:t>
      </w:r>
      <w:r w:rsidR="004C0216" w:rsidRPr="007E3929">
        <w:rPr>
          <w:i/>
          <w:vertAlign w:val="superscript"/>
        </w:rPr>
        <w:t>β</w:t>
      </w:r>
      <w:r w:rsidR="004C0216" w:rsidRPr="007E3929">
        <w:rPr>
          <w:vertAlign w:val="superscript"/>
        </w:rPr>
        <w:t xml:space="preserve"> </w:t>
      </w:r>
      <w:r w:rsidR="004C0216">
        <w:t xml:space="preserve">= </w:t>
      </w:r>
      <w:r w:rsidR="006464F8">
        <w:t>0</w:t>
      </w:r>
      <w:r w:rsidR="004C0216">
        <w:t>.</w:t>
      </w:r>
      <w:r w:rsidR="006464F8">
        <w:t>81</w:t>
      </w:r>
      <w:r w:rsidR="004C0216">
        <w:t>, [</w:t>
      </w:r>
      <w:r w:rsidR="00E7603A">
        <w:t>0</w:t>
      </w:r>
      <w:r w:rsidR="004C0216">
        <w:t>.</w:t>
      </w:r>
      <w:r w:rsidR="00E7603A">
        <w:t>72</w:t>
      </w:r>
      <w:r w:rsidR="004C0216">
        <w:t xml:space="preserve">, </w:t>
      </w:r>
      <w:r w:rsidR="00E7603A">
        <w:t>0.90</w:t>
      </w:r>
      <w:r w:rsidR="004C0216">
        <w:t xml:space="preserve">] times lower for each additional standard deviation of negative contact. </w:t>
      </w:r>
      <w:r w:rsidR="00FF6722">
        <w:t xml:space="preserve">This means, for example, that GM/OBC participants who reported “never” having any negative contact with Muslims were more likely to </w:t>
      </w:r>
      <w:r w:rsidR="003B1859">
        <w:t>categoriz</w:t>
      </w:r>
      <w:r w:rsidR="00FF6722">
        <w:t xml:space="preserve">e Indian Muslims as “us” </w:t>
      </w:r>
      <w:r w:rsidR="00812C3A">
        <w:t>tha</w:t>
      </w:r>
      <w:r w:rsidR="00E14B0C">
        <w:t xml:space="preserve">n </w:t>
      </w:r>
      <w:r w:rsidR="00FF6722">
        <w:t>participants who reported “</w:t>
      </w:r>
      <w:r w:rsidR="005A075C">
        <w:t>sometimes</w:t>
      </w:r>
      <w:r w:rsidR="00FF6722">
        <w:t>” having negative contact, ΔPr(“us”</w:t>
      </w:r>
      <w:r w:rsidR="00FF6722">
        <w:rPr>
          <w:rFonts w:ascii="Cambria Math" w:hAnsi="Cambria Math" w:cs="Cambria Math"/>
        </w:rPr>
        <w:t>∣</w:t>
      </w:r>
      <w:r w:rsidR="00FF6722">
        <w:t>M</w:t>
      </w:r>
      <w:r w:rsidR="005B3F5C">
        <w:t>5</w:t>
      </w:r>
      <w:r w:rsidR="00FF6722">
        <w:t>) = .</w:t>
      </w:r>
      <w:r w:rsidR="009519C7">
        <w:t>05</w:t>
      </w:r>
      <w:r w:rsidR="00FF6722">
        <w:t>, [.</w:t>
      </w:r>
      <w:r w:rsidR="001606FD">
        <w:t>09</w:t>
      </w:r>
      <w:r w:rsidR="00FF6722">
        <w:t xml:space="preserve">, </w:t>
      </w:r>
      <w:r w:rsidR="001606FD">
        <w:t>.03</w:t>
      </w:r>
      <w:r w:rsidR="00FF6722">
        <w:t xml:space="preserve">]. GM/OBC participants who reported no friendships with Muslims were a lot less likely to include Indian Muslims in their ingroup than </w:t>
      </w:r>
      <w:r w:rsidR="00FF6722">
        <w:lastRenderedPageBreak/>
        <w:t>participants who had 2–5 Muslim friends with whom they “sometimes” spent time, ΔPr(“us”</w:t>
      </w:r>
      <w:r w:rsidR="00FF6722">
        <w:rPr>
          <w:rFonts w:ascii="Cambria Math" w:hAnsi="Cambria Math" w:cs="Cambria Math"/>
        </w:rPr>
        <w:t>∣</w:t>
      </w:r>
      <w:r w:rsidR="00FF6722">
        <w:t>M</w:t>
      </w:r>
      <w:r w:rsidR="005B3F5C">
        <w:t>5</w:t>
      </w:r>
      <w:r w:rsidR="00FF6722">
        <w:t>) = .</w:t>
      </w:r>
      <w:r w:rsidR="001606FD">
        <w:t>18</w:t>
      </w:r>
      <w:r w:rsidR="00FF6722">
        <w:t xml:space="preserve">, </w:t>
      </w:r>
      <w:r w:rsidR="00E72DCE">
        <w:t>[</w:t>
      </w:r>
      <w:r w:rsidR="00FF6722">
        <w:t>.</w:t>
      </w:r>
      <w:r w:rsidR="001606FD">
        <w:t>12</w:t>
      </w:r>
      <w:r w:rsidR="00FF6722">
        <w:t>, .</w:t>
      </w:r>
      <w:r w:rsidR="00E72DCE">
        <w:t>24</w:t>
      </w:r>
      <w:r w:rsidR="00FF6722">
        <w:t xml:space="preserve">]. Together, these findings </w:t>
      </w:r>
      <w:r w:rsidR="00992DCE">
        <w:t>show</w:t>
      </w:r>
      <w:r w:rsidR="00FF6722">
        <w:t xml:space="preserve"> that contact experiences were associated with whom participants considered as “us” and “not us”.</w:t>
      </w:r>
    </w:p>
    <w:p w14:paraId="0623F4E3" w14:textId="2D3A93C5" w:rsidR="00992DCE" w:rsidRDefault="00E54AD4" w:rsidP="002E3DD8">
      <w:r>
        <w:t>Models 7 tested whether</w:t>
      </w:r>
      <w:r w:rsidR="00325781">
        <w:t xml:space="preserve"> </w:t>
      </w:r>
      <w:r>
        <w:t xml:space="preserve">social dominance orientation was associated with how participants </w:t>
      </w:r>
      <w:r w:rsidR="003B1859">
        <w:t>categoriz</w:t>
      </w:r>
      <w:r>
        <w:t>ed targets of other caste or religious backgrounds</w:t>
      </w:r>
      <w:r w:rsidR="00785A79">
        <w:t>. S</w:t>
      </w:r>
      <w:r>
        <w:t>pecifically,</w:t>
      </w:r>
      <w:r w:rsidR="00A962BD">
        <w:t xml:space="preserve"> </w:t>
      </w:r>
      <w:r w:rsidR="00785A79">
        <w:t xml:space="preserve">Model 7 tested whether two subdimensions </w:t>
      </w:r>
      <w:r w:rsidR="00D404E3">
        <w:t xml:space="preserve">of social dominance </w:t>
      </w:r>
      <w:r w:rsidR="00785A79">
        <w:t>were associated with participants excluding targets of</w:t>
      </w:r>
      <w:r w:rsidR="00D404E3">
        <w:t xml:space="preserve"> </w:t>
      </w:r>
      <w:r w:rsidR="00785A79">
        <w:t>comparably lower status</w:t>
      </w:r>
      <w:r w:rsidR="00C414E7">
        <w:t>. Model 7 found little evidence for the relationships between participants’ categori</w:t>
      </w:r>
      <w:r w:rsidR="001A5C43">
        <w:t>z</w:t>
      </w:r>
      <w:r w:rsidR="00C414E7">
        <w:t>ations and their SDO-D</w:t>
      </w:r>
      <w:r w:rsidR="0031543C">
        <w:t>ominance</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C414E7">
        <w:t>.</w:t>
      </w:r>
      <w:r w:rsidR="00E14B0C">
        <w:t>87</w:t>
      </w:r>
      <w:r w:rsidR="00C414E7">
        <w:t>, [</w:t>
      </w:r>
      <w:r w:rsidR="002942CB">
        <w:t>0.69</w:t>
      </w:r>
      <w:r w:rsidR="00C414E7">
        <w:t xml:space="preserve">, </w:t>
      </w:r>
      <w:r w:rsidR="002942CB">
        <w:t>1.06</w:t>
      </w:r>
      <w:r w:rsidR="00C414E7">
        <w:t>]) or SDO-E</w:t>
      </w:r>
      <w:r w:rsidR="0031543C">
        <w:t>galitarianism</w:t>
      </w:r>
      <w:r w:rsidR="00C414E7">
        <w:t xml:space="preserve"> scores (</w:t>
      </w:r>
      <w:r w:rsidR="00C414E7" w:rsidRPr="00C414E7">
        <w:rPr>
          <w:i/>
        </w:rPr>
        <w:t>e</w:t>
      </w:r>
      <w:r w:rsidR="00C414E7" w:rsidRPr="00C414E7">
        <w:rPr>
          <w:i/>
          <w:vertAlign w:val="superscript"/>
        </w:rPr>
        <w:t>β</w:t>
      </w:r>
      <w:r w:rsidR="00C414E7">
        <w:t xml:space="preserve"> = </w:t>
      </w:r>
      <w:r w:rsidR="00E14B0C">
        <w:t>0</w:t>
      </w:r>
      <w:r w:rsidR="000556F6">
        <w:t>.</w:t>
      </w:r>
      <w:r w:rsidR="00E14B0C">
        <w:t>98</w:t>
      </w:r>
      <w:r w:rsidR="00C414E7">
        <w:t>, [</w:t>
      </w:r>
      <w:r w:rsidR="002942CB">
        <w:t>0</w:t>
      </w:r>
      <w:r w:rsidR="00C414E7">
        <w:t>.</w:t>
      </w:r>
      <w:r w:rsidR="002942CB">
        <w:t>78</w:t>
      </w:r>
      <w:r w:rsidR="00C414E7">
        <w:t xml:space="preserve">, </w:t>
      </w:r>
      <w:r w:rsidR="002942CB">
        <w:t>1</w:t>
      </w:r>
      <w:r w:rsidR="00C414E7">
        <w:t>.</w:t>
      </w:r>
      <w:r w:rsidR="002942CB">
        <w:t>21</w:t>
      </w:r>
      <w:r w:rsidR="00C414E7">
        <w:t>])</w:t>
      </w:r>
      <w:r w:rsidR="00CF0E41">
        <w:t xml:space="preserve">. Together, these findings </w:t>
      </w:r>
      <w:r w:rsidR="004F649D">
        <w:t>show</w:t>
      </w:r>
      <w:r w:rsidR="00CF0E41">
        <w:t xml:space="preserve"> that both group and individual differences explain</w:t>
      </w:r>
      <w:r w:rsidR="00C91842">
        <w:t>ed</w:t>
      </w:r>
      <w:r w:rsidR="00CF0E41">
        <w:t xml:space="preserve"> whom participants included in their ingroup. As expected, past experiences with outgroup members explained why some participants included targets of (objective) caste or religions outgroups in their (subjective) ingroup, when others did not.</w:t>
      </w:r>
      <w:r w:rsidR="002E3DD8">
        <w:t xml:space="preserve"> </w:t>
      </w:r>
      <w:r w:rsidR="008478BF">
        <w:t>In contrast, i</w:t>
      </w:r>
      <w:r w:rsidR="00CF0E41">
        <w:t>deological orientations</w:t>
      </w:r>
      <w:r w:rsidR="002E3DD8">
        <w:t xml:space="preserve"> </w:t>
      </w:r>
      <w:r w:rsidR="00CF0E41">
        <w:t>did not motivate participants to exclude lower-status groups.</w:t>
      </w:r>
    </w:p>
    <w:p w14:paraId="335B6E1A" w14:textId="12B4AFAB" w:rsidR="00740F4C" w:rsidRDefault="00740F4C" w:rsidP="00740F4C">
      <w:pPr>
        <w:pStyle w:val="Heading2"/>
      </w:pPr>
      <w:r>
        <w:t>Consequences</w:t>
      </w:r>
    </w:p>
    <w:p w14:paraId="38C3F8F4" w14:textId="60BBE63B" w:rsidR="00740F4C" w:rsidRDefault="00245BEA" w:rsidP="00FD5434">
      <w:pPr>
        <w:pStyle w:val="FirstParagraph"/>
      </w:pPr>
      <w:r>
        <w:t xml:space="preserve">After examining the antecedents of participants’ categorizations, we </w:t>
      </w:r>
      <w:r w:rsidR="00132E88">
        <w:t xml:space="preserve">analysed </w:t>
      </w:r>
      <w:r w:rsidR="00FD5434">
        <w:t>how participants’ categori</w:t>
      </w:r>
      <w:r w:rsidR="00EE2DE3">
        <w:t>z</w:t>
      </w:r>
      <w:r w:rsidR="00FD5434">
        <w:t xml:space="preserve">ations related to their </w:t>
      </w:r>
      <w:r w:rsidR="003D0DB3">
        <w:t>w</w:t>
      </w:r>
      <w:r w:rsidR="00FD5434">
        <w:t>armth</w:t>
      </w:r>
      <w:r w:rsidR="003D0DB3">
        <w:t xml:space="preserve"> and social distance</w:t>
      </w:r>
      <w:r w:rsidR="00FD5434">
        <w:t xml:space="preserve"> ratings for each target in the</w:t>
      </w:r>
      <w:r w:rsidR="003D0DB3">
        <w:t xml:space="preserve"> </w:t>
      </w:r>
      <w:r w:rsidR="00FD5434">
        <w:t>categori</w:t>
      </w:r>
      <w:r w:rsidR="003D0DB3">
        <w:t>z</w:t>
      </w:r>
      <w:r w:rsidR="00FD5434">
        <w:t xml:space="preserve">ation task, to their perceptions of intergroup threat, and to their </w:t>
      </w:r>
      <w:r w:rsidR="00C7349D">
        <w:t xml:space="preserve">perceived life difficulty and </w:t>
      </w:r>
      <w:r w:rsidR="00BD71AA">
        <w:t>policy support.</w:t>
      </w:r>
    </w:p>
    <w:p w14:paraId="15057706" w14:textId="790E10D0" w:rsidR="00BE03DE" w:rsidRDefault="00940F79" w:rsidP="006524A4">
      <w:r w:rsidRPr="002A0FC1">
        <w:t xml:space="preserve">To that end, we estimated a series of </w:t>
      </w:r>
      <w:r>
        <w:t>multivariate</w:t>
      </w:r>
      <w:r w:rsidR="006508FF">
        <w:t xml:space="preserve"> </w:t>
      </w:r>
      <w:r w:rsidRPr="002A0FC1">
        <w:t xml:space="preserve">models with participants’ </w:t>
      </w:r>
      <w:r w:rsidR="00E779BC">
        <w:t xml:space="preserve">target-wise social distance and </w:t>
      </w:r>
      <w:r w:rsidR="00E70436">
        <w:t xml:space="preserve">feeling thermometer ratings </w:t>
      </w:r>
      <w:r w:rsidR="00E779BC">
        <w:t>as outcome variables</w:t>
      </w:r>
      <w:r w:rsidR="00FD2F20">
        <w:t xml:space="preserve"> (Table 3)</w:t>
      </w:r>
      <w:r w:rsidR="00067016">
        <w:t xml:space="preserve">. Models 0 to 3 estimated ratings (on either outcome) as varying between participants but fixed across targets </w:t>
      </w:r>
      <w:r w:rsidR="007A7B0C">
        <w:t>(M</w:t>
      </w:r>
      <w:r w:rsidR="00067016">
        <w:t xml:space="preserve">0), as </w:t>
      </w:r>
      <w:r w:rsidR="007A7B0C">
        <w:t>varying across participants and targets (M1), and tested whether SC/ST participants’ responses differed from GM</w:t>
      </w:r>
      <w:r w:rsidR="00091C82">
        <w:t xml:space="preserve"> and </w:t>
      </w:r>
      <w:r w:rsidR="007A7B0C">
        <w:t>OBC participants’ (M2) and whether OBC participants’ responses differed from GM participants (M3).</w:t>
      </w:r>
      <w:r w:rsidR="00A86DD0">
        <w:t xml:space="preserve"> Models 1 to 3 improved upon the predictions of </w:t>
      </w:r>
      <w:r w:rsidR="00075692">
        <w:t>simpler</w:t>
      </w:r>
      <w:r w:rsidR="00A86DD0">
        <w:t xml:space="preserve"> models, </w:t>
      </w:r>
      <w:r w:rsidR="00C3761D">
        <w:t>showing</w:t>
      </w:r>
      <w:r w:rsidR="00A86DD0">
        <w:t xml:space="preserve"> that </w:t>
      </w:r>
      <w:r w:rsidR="00BC2FA6">
        <w:t xml:space="preserve">participants’ </w:t>
      </w:r>
      <w:r w:rsidR="00A86DD0">
        <w:t>rating</w:t>
      </w:r>
      <w:r w:rsidR="00D17B16">
        <w:t>s</w:t>
      </w:r>
      <w:r w:rsidR="00A86DD0">
        <w:t xml:space="preserve"> of a target </w:t>
      </w:r>
      <w:r w:rsidR="00BC2FA6">
        <w:t>depended</w:t>
      </w:r>
      <w:r w:rsidR="00A86DD0">
        <w:t xml:space="preserve"> on </w:t>
      </w:r>
      <w:r w:rsidR="00BC2FA6">
        <w:t xml:space="preserve">that target’s </w:t>
      </w:r>
      <w:r w:rsidR="00A86DD0">
        <w:t>group memberships, that SC/ST participants’ ratings of Indian targets differed from GM/OBC participants’, and that</w:t>
      </w:r>
      <w:r w:rsidR="00BC2FA6">
        <w:t xml:space="preserve"> </w:t>
      </w:r>
      <w:r w:rsidR="00A86DD0">
        <w:t xml:space="preserve">OBC participants’ ratings differed from GM participants’. </w:t>
      </w:r>
    </w:p>
    <w:p w14:paraId="75C4093D" w14:textId="1E578706" w:rsidR="00701095" w:rsidRDefault="00BE03DE" w:rsidP="00701095">
      <w:r>
        <w:t xml:space="preserve">Models 4 to 6 tested whether participants who </w:t>
      </w:r>
      <w:r w:rsidR="003B1859">
        <w:t>categoriz</w:t>
      </w:r>
      <w:r>
        <w:t>ed a target as “us” rated that target more favourably than participants who categori</w:t>
      </w:r>
      <w:r w:rsidR="003B1859">
        <w:t>z</w:t>
      </w:r>
      <w:r>
        <w:t>ed the same target as “not us”</w:t>
      </w:r>
      <w:r w:rsidR="00AF0690">
        <w:t xml:space="preserve">. Models estimated </w:t>
      </w:r>
      <w:r>
        <w:t>this difference as constant across targets and participants</w:t>
      </w:r>
      <w:r w:rsidR="00AF0690">
        <w:t xml:space="preserve"> (M4), as varying </w:t>
      </w:r>
      <w:r>
        <w:t>across the six target categories</w:t>
      </w:r>
      <w:r w:rsidR="002276BF">
        <w:t xml:space="preserve"> (M5)</w:t>
      </w:r>
      <w:r w:rsidR="00AF0690">
        <w:t>,</w:t>
      </w:r>
      <w:r w:rsidR="002276BF">
        <w:t xml:space="preserve"> and</w:t>
      </w:r>
      <w:r>
        <w:t xml:space="preserve"> tested whether th</w:t>
      </w:r>
      <w:r w:rsidR="002276BF">
        <w:t>is</w:t>
      </w:r>
      <w:r>
        <w:t xml:space="preserve"> difference </w:t>
      </w:r>
      <w:r w:rsidR="002276BF">
        <w:t xml:space="preserve">depended </w:t>
      </w:r>
      <w:r>
        <w:t>on participants’ own caste memberships</w:t>
      </w:r>
      <w:r w:rsidR="002276BF">
        <w:t xml:space="preserve"> (M6)</w:t>
      </w:r>
      <w:r>
        <w:t xml:space="preserve">. </w:t>
      </w:r>
      <w:r w:rsidR="00701095">
        <w:t xml:space="preserve">Models 4 and 5, but not Model 6, made better predictions than less complex models, showing that how favourably participants felt toward a target </w:t>
      </w:r>
      <w:r w:rsidR="002276BF">
        <w:t>depended</w:t>
      </w:r>
      <w:r w:rsidR="00701095">
        <w:t xml:space="preserve"> on whether they had </w:t>
      </w:r>
      <w:r w:rsidR="003B1859">
        <w:lastRenderedPageBreak/>
        <w:t>categoriz</w:t>
      </w:r>
      <w:r w:rsidR="00701095">
        <w:t>ed that target as “us” or “not us”, and that the size of this difference depended on the group memberships of that target—but not on the group membershi</w:t>
      </w:r>
      <w:r w:rsidR="00C974D3">
        <w:t>p</w:t>
      </w:r>
      <w:r w:rsidR="00701095">
        <w:t xml:space="preserve"> of the participant.</w:t>
      </w:r>
    </w:p>
    <w:p w14:paraId="51A464DE" w14:textId="7E3F581E" w:rsidR="001E0BB4" w:rsidRDefault="001A52AF" w:rsidP="007565A3">
      <w:commentRangeStart w:id="130"/>
      <w:commentRangeStart w:id="131"/>
      <w:commentRangeStart w:id="132"/>
      <w:r>
        <w:t xml:space="preserve">Figure </w:t>
      </w:r>
      <w:r w:rsidR="006D6F58">
        <w:t>5</w:t>
      </w:r>
      <w:r>
        <w:t xml:space="preserve"> shows the estimated social distance ratings for all categories as a function of target </w:t>
      </w:r>
      <w:r w:rsidR="003B1859">
        <w:t>categoriz</w:t>
      </w:r>
      <w:r>
        <w:t>ations and participants’ caste memberships (in Model 5). For all categories, participants felt more comfortable sharing a room with targets that they categori</w:t>
      </w:r>
      <w:r w:rsidR="00CE7CEB">
        <w:t>z</w:t>
      </w:r>
      <w:r>
        <w:t>ed as “us” than with targets they categori</w:t>
      </w:r>
      <w:r w:rsidR="00432F21">
        <w:t>z</w:t>
      </w:r>
      <w:r>
        <w:t xml:space="preserve">ed as “not us”. </w:t>
      </w:r>
      <w:r w:rsidR="002F5818">
        <w:t>T</w:t>
      </w:r>
      <w:r>
        <w:t xml:space="preserve">his difference was smallest for </w:t>
      </w:r>
      <w:r w:rsidRPr="00EA2C14">
        <w:rPr>
          <w:i/>
        </w:rPr>
        <w:t>Indian, Hindu, GM</w:t>
      </w:r>
      <w:r>
        <w:t xml:space="preserve"> targets (</w:t>
      </w:r>
      <w:r w:rsidRPr="005C5C8B">
        <w:rPr>
          <w:i/>
        </w:rPr>
        <w:t>β</w:t>
      </w:r>
      <w:r>
        <w:t xml:space="preserve"> = </w:t>
      </w:r>
      <w:r w:rsidR="00BF4192" w:rsidRPr="00BF4192">
        <w:t>0.55</w:t>
      </w:r>
      <w:r>
        <w:t>,</w:t>
      </w:r>
      <w:r w:rsidR="00EA2C14">
        <w:t xml:space="preserve"> </w:t>
      </w:r>
      <w:r>
        <w:t>[0.</w:t>
      </w:r>
      <w:r w:rsidR="00BF4192">
        <w:t>19</w:t>
      </w:r>
      <w:r>
        <w:t>, 0.</w:t>
      </w:r>
      <w:r w:rsidR="00A147F6">
        <w:t>90</w:t>
      </w:r>
      <w:r>
        <w:t xml:space="preserve">]; </w:t>
      </w:r>
      <w:r w:rsidRPr="005C5C8B">
        <w:rPr>
          <w:i/>
        </w:rPr>
        <w:t>d</w:t>
      </w:r>
      <w:r>
        <w:t xml:space="preserve"> = 0.2</w:t>
      </w:r>
      <w:r w:rsidR="00A147F6">
        <w:t>4</w:t>
      </w:r>
      <w:r>
        <w:t>, [0.0</w:t>
      </w:r>
      <w:r w:rsidR="00A147F6">
        <w:t>8</w:t>
      </w:r>
      <w:r>
        <w:t>, 0.3</w:t>
      </w:r>
      <w:r w:rsidR="00A147F6">
        <w:t>9</w:t>
      </w:r>
      <w:r>
        <w:t xml:space="preserve">]) and </w:t>
      </w:r>
      <w:r w:rsidRPr="00EA2C14">
        <w:rPr>
          <w:i/>
        </w:rPr>
        <w:t>Indian, Hindu, OBC</w:t>
      </w:r>
      <w:r>
        <w:t xml:space="preserve"> targets (</w:t>
      </w:r>
      <w:r w:rsidRPr="005C5C8B">
        <w:rPr>
          <w:i/>
        </w:rPr>
        <w:t>β</w:t>
      </w:r>
      <w:r>
        <w:t xml:space="preserve"> = 0.6</w:t>
      </w:r>
      <w:r w:rsidR="00A147F6">
        <w:t>2</w:t>
      </w:r>
      <w:r>
        <w:t>, [0.</w:t>
      </w:r>
      <w:r w:rsidR="00A147F6">
        <w:t>29</w:t>
      </w:r>
      <w:r>
        <w:t>, 0.94];</w:t>
      </w:r>
      <w:r w:rsidR="00EA2C14">
        <w:t xml:space="preserve"> </w:t>
      </w:r>
      <w:r w:rsidRPr="005C5C8B">
        <w:rPr>
          <w:i/>
        </w:rPr>
        <w:t>d</w:t>
      </w:r>
      <w:r>
        <w:t xml:space="preserve"> = 0.27, [0.1</w:t>
      </w:r>
      <w:r w:rsidR="004252CE">
        <w:t>2,</w:t>
      </w:r>
      <w:r>
        <w:t xml:space="preserve"> 0.4</w:t>
      </w:r>
      <w:r w:rsidR="004252CE">
        <w:t>0</w:t>
      </w:r>
      <w:r>
        <w:t xml:space="preserve">]), followed by </w:t>
      </w:r>
      <w:r w:rsidRPr="00EA2C14">
        <w:rPr>
          <w:i/>
        </w:rPr>
        <w:t>Indian, Hindu, SCST</w:t>
      </w:r>
      <w:r>
        <w:t xml:space="preserve"> targets (</w:t>
      </w:r>
      <w:r w:rsidRPr="005C5C8B">
        <w:rPr>
          <w:i/>
        </w:rPr>
        <w:t>β</w:t>
      </w:r>
      <w:r>
        <w:t xml:space="preserve"> = 0.9</w:t>
      </w:r>
      <w:r w:rsidR="004252CE">
        <w:t>9</w:t>
      </w:r>
      <w:r>
        <w:t>, [0.6</w:t>
      </w:r>
      <w:r w:rsidR="004252CE">
        <w:t>8</w:t>
      </w:r>
      <w:r>
        <w:t>, 1.</w:t>
      </w:r>
      <w:r w:rsidR="004252CE">
        <w:t>31</w:t>
      </w:r>
      <w:r>
        <w:t>];</w:t>
      </w:r>
      <w:r w:rsidR="00EA2C14">
        <w:t xml:space="preserve"> </w:t>
      </w:r>
      <w:r w:rsidRPr="005C5C8B">
        <w:rPr>
          <w:i/>
        </w:rPr>
        <w:t>d</w:t>
      </w:r>
      <w:r>
        <w:t xml:space="preserve"> = 0.4</w:t>
      </w:r>
      <w:r w:rsidR="004252CE">
        <w:t>2</w:t>
      </w:r>
      <w:r>
        <w:t>, [0.2</w:t>
      </w:r>
      <w:r w:rsidR="004252CE">
        <w:t>9</w:t>
      </w:r>
      <w:r>
        <w:t>, 0.5</w:t>
      </w:r>
      <w:r w:rsidR="004252CE">
        <w:t>6</w:t>
      </w:r>
      <w:r>
        <w:t xml:space="preserve">]) and </w:t>
      </w:r>
      <w:r w:rsidRPr="00EA2C14">
        <w:rPr>
          <w:i/>
        </w:rPr>
        <w:t>Indian, Muslim, OBC</w:t>
      </w:r>
      <w:r>
        <w:t xml:space="preserve"> targets (</w:t>
      </w:r>
      <w:r w:rsidRPr="005C5C8B">
        <w:rPr>
          <w:i/>
        </w:rPr>
        <w:t>β</w:t>
      </w:r>
      <w:r>
        <w:t xml:space="preserve"> = 1.0</w:t>
      </w:r>
      <w:r w:rsidR="0060504D">
        <w:t>6</w:t>
      </w:r>
      <w:r>
        <w:t>, [0.</w:t>
      </w:r>
      <w:r w:rsidR="0060504D">
        <w:t>79</w:t>
      </w:r>
      <w:r>
        <w:t>, 1.</w:t>
      </w:r>
      <w:r w:rsidR="0060504D">
        <w:t>29</w:t>
      </w:r>
      <w:r>
        <w:t xml:space="preserve">]; </w:t>
      </w:r>
      <w:r w:rsidRPr="00EA2C14">
        <w:rPr>
          <w:i/>
        </w:rPr>
        <w:t>d</w:t>
      </w:r>
      <w:r>
        <w:t xml:space="preserve"> = 0.46,</w:t>
      </w:r>
      <w:r w:rsidR="00EA2C14">
        <w:t xml:space="preserve"> </w:t>
      </w:r>
      <w:r>
        <w:t>[0.3</w:t>
      </w:r>
      <w:r w:rsidR="0060504D">
        <w:t>4</w:t>
      </w:r>
      <w:r>
        <w:t>, 0.5</w:t>
      </w:r>
      <w:r w:rsidR="0060504D">
        <w:t>6</w:t>
      </w:r>
      <w:r>
        <w:t>]). Th</w:t>
      </w:r>
      <w:r w:rsidR="00EA2C14">
        <w:t>is</w:t>
      </w:r>
      <w:r>
        <w:t xml:space="preserve"> difference was greatest for </w:t>
      </w:r>
      <w:r w:rsidRPr="00EA2C14">
        <w:rPr>
          <w:i/>
        </w:rPr>
        <w:t>foreign,</w:t>
      </w:r>
      <w:r w:rsidR="00EA2C14" w:rsidRPr="00EA2C14">
        <w:rPr>
          <w:i/>
        </w:rPr>
        <w:t xml:space="preserve"> </w:t>
      </w:r>
      <w:r w:rsidRPr="00EA2C14">
        <w:rPr>
          <w:i/>
        </w:rPr>
        <w:t>Muslim</w:t>
      </w:r>
      <w:r w:rsidR="00EA2C14">
        <w:t xml:space="preserve"> </w:t>
      </w:r>
      <w:r>
        <w:t>targets (</w:t>
      </w:r>
      <w:r w:rsidRPr="00EA2C14">
        <w:rPr>
          <w:i/>
        </w:rPr>
        <w:t>β</w:t>
      </w:r>
      <w:r>
        <w:t xml:space="preserve"> = 1.4</w:t>
      </w:r>
      <w:r w:rsidR="0060504D">
        <w:t>6</w:t>
      </w:r>
      <w:r>
        <w:t>, [1.2</w:t>
      </w:r>
      <w:r w:rsidR="0060504D">
        <w:t>1</w:t>
      </w:r>
      <w:r>
        <w:t>, 1.</w:t>
      </w:r>
      <w:r w:rsidR="0060504D">
        <w:t>70</w:t>
      </w:r>
      <w:r>
        <w:t xml:space="preserve">]; </w:t>
      </w:r>
      <w:r w:rsidRPr="00EA2C14">
        <w:rPr>
          <w:i/>
        </w:rPr>
        <w:t>d</w:t>
      </w:r>
      <w:r>
        <w:t xml:space="preserve"> = 0.63, [0.5</w:t>
      </w:r>
      <w:r w:rsidR="0060504D">
        <w:t>2</w:t>
      </w:r>
      <w:r>
        <w:t>, 0.73])</w:t>
      </w:r>
      <w:r w:rsidR="00C6504C">
        <w:t xml:space="preserve"> </w:t>
      </w:r>
      <w:r w:rsidR="00C6504C" w:rsidRPr="00C6504C">
        <w:t xml:space="preserve">and </w:t>
      </w:r>
      <w:r w:rsidR="00C6504C" w:rsidRPr="00D16C0D">
        <w:rPr>
          <w:i/>
        </w:rPr>
        <w:t>foreign, Hindu</w:t>
      </w:r>
      <w:r w:rsidR="00C6504C" w:rsidRPr="00C6504C">
        <w:t xml:space="preserve"> targets (</w:t>
      </w:r>
      <w:r w:rsidR="00C6504C" w:rsidRPr="00C6504C">
        <w:rPr>
          <w:i/>
        </w:rPr>
        <w:t>β</w:t>
      </w:r>
      <w:r w:rsidR="00C6504C" w:rsidRPr="00C6504C">
        <w:t xml:space="preserve"> = 1.2</w:t>
      </w:r>
      <w:r w:rsidR="00352454">
        <w:t>2</w:t>
      </w:r>
      <w:r w:rsidR="00C6504C" w:rsidRPr="00C6504C">
        <w:t>, [0.9</w:t>
      </w:r>
      <w:r w:rsidR="00352454">
        <w:t>4</w:t>
      </w:r>
      <w:r w:rsidR="00C6504C" w:rsidRPr="00C6504C">
        <w:t>, 1.5</w:t>
      </w:r>
      <w:r w:rsidR="00352454">
        <w:t>0</w:t>
      </w:r>
      <w:r w:rsidR="00C6504C" w:rsidRPr="00C6504C">
        <w:t xml:space="preserve">]; </w:t>
      </w:r>
      <w:r w:rsidR="00C6504C" w:rsidRPr="00C6504C">
        <w:rPr>
          <w:i/>
        </w:rPr>
        <w:t>d</w:t>
      </w:r>
      <w:r w:rsidR="00C6504C" w:rsidRPr="00C6504C">
        <w:t xml:space="preserve"> = 0.53, [0.4</w:t>
      </w:r>
      <w:r w:rsidR="00352454">
        <w:t>1</w:t>
      </w:r>
      <w:r w:rsidR="00C6504C" w:rsidRPr="00C6504C">
        <w:t>, 0.6</w:t>
      </w:r>
      <w:r w:rsidR="00352454">
        <w:t>5</w:t>
      </w:r>
      <w:r w:rsidR="00C6504C" w:rsidRPr="00C6504C">
        <w:t>]).</w:t>
      </w:r>
      <w:r w:rsidR="00C6504C">
        <w:t xml:space="preserve"> </w:t>
      </w:r>
    </w:p>
    <w:p w14:paraId="4FF869FD" w14:textId="23EFF667" w:rsidR="00913601" w:rsidRDefault="00C6504C" w:rsidP="007565A3">
      <w:r w:rsidRPr="00C6504C">
        <w:t xml:space="preserve">Figure </w:t>
      </w:r>
      <w:r w:rsidR="006D6F58">
        <w:t>6</w:t>
      </w:r>
      <w:r>
        <w:t xml:space="preserve"> shows</w:t>
      </w:r>
      <w:r w:rsidR="00C97271">
        <w:t xml:space="preserve"> a similar pattern of results for </w:t>
      </w:r>
      <w:r w:rsidR="006D6F58">
        <w:t>feeling thermometer</w:t>
      </w:r>
      <w:r w:rsidR="00C97271">
        <w:t xml:space="preserve"> ratings. The difference between targets </w:t>
      </w:r>
      <w:r w:rsidR="003B1859">
        <w:t>categoriz</w:t>
      </w:r>
      <w:r w:rsidR="00C97271">
        <w:t xml:space="preserve">ed as “us” and targets </w:t>
      </w:r>
      <w:r w:rsidR="003B1859">
        <w:t>categoriz</w:t>
      </w:r>
      <w:r w:rsidR="00C97271">
        <w:t xml:space="preserve">ed as “not us” was smallest for </w:t>
      </w:r>
      <w:r w:rsidR="00C97271" w:rsidRPr="00C97271">
        <w:rPr>
          <w:i/>
        </w:rPr>
        <w:t>Indian, Hindu, OBC</w:t>
      </w:r>
      <w:r w:rsidR="00C97271">
        <w:t xml:space="preserve"> targets (</w:t>
      </w:r>
      <w:r w:rsidR="00C97271" w:rsidRPr="00C97271">
        <w:rPr>
          <w:i/>
        </w:rPr>
        <w:t>β</w:t>
      </w:r>
      <w:r w:rsidR="00C97271">
        <w:t xml:space="preserve"> = 6.</w:t>
      </w:r>
      <w:r w:rsidR="00523CBF">
        <w:t>5</w:t>
      </w:r>
      <w:r w:rsidR="00C97271">
        <w:t>, [2.</w:t>
      </w:r>
      <w:r w:rsidR="00523CBF">
        <w:t>1</w:t>
      </w:r>
      <w:r w:rsidR="00C97271">
        <w:t>, 11.</w:t>
      </w:r>
      <w:r w:rsidR="00523CBF">
        <w:t>0</w:t>
      </w:r>
      <w:r w:rsidR="00C97271">
        <w:t xml:space="preserve">], </w:t>
      </w:r>
      <w:r w:rsidR="00C97271" w:rsidRPr="00C97271">
        <w:rPr>
          <w:i/>
        </w:rPr>
        <w:t>d</w:t>
      </w:r>
      <w:r w:rsidR="00C97271">
        <w:t xml:space="preserve"> = 0.2</w:t>
      </w:r>
      <w:r w:rsidR="00FB1030">
        <w:t>0</w:t>
      </w:r>
      <w:r w:rsidR="00C97271">
        <w:t>, [0.0</w:t>
      </w:r>
      <w:r w:rsidR="00FB1030">
        <w:t>6</w:t>
      </w:r>
      <w:r w:rsidR="00C97271">
        <w:t>, 0.3</w:t>
      </w:r>
      <w:r w:rsidR="00FB1030">
        <w:t>3</w:t>
      </w:r>
      <w:r w:rsidR="00C97271">
        <w:t xml:space="preserve">]), followed by </w:t>
      </w:r>
      <w:r w:rsidR="00C97271" w:rsidRPr="00C97271">
        <w:rPr>
          <w:i/>
        </w:rPr>
        <w:t>Indian, Hindu, SCST</w:t>
      </w:r>
      <w:r w:rsidR="00C97271">
        <w:t xml:space="preserve"> targets (</w:t>
      </w:r>
      <w:r w:rsidR="00C97271" w:rsidRPr="00C97271">
        <w:rPr>
          <w:i/>
        </w:rPr>
        <w:t>β</w:t>
      </w:r>
      <w:r w:rsidR="00C97271">
        <w:t xml:space="preserve"> = 1</w:t>
      </w:r>
      <w:r w:rsidR="00837B41">
        <w:t>3.</w:t>
      </w:r>
      <w:r w:rsidR="00D372A3">
        <w:t>0</w:t>
      </w:r>
      <w:r w:rsidR="00C97271">
        <w:t>, [</w:t>
      </w:r>
      <w:r w:rsidR="00D372A3">
        <w:t>8.9</w:t>
      </w:r>
      <w:r w:rsidR="00C97271">
        <w:t>, 1</w:t>
      </w:r>
      <w:r w:rsidR="00D372A3">
        <w:t>7</w:t>
      </w:r>
      <w:r w:rsidR="00C97271">
        <w:t>.</w:t>
      </w:r>
      <w:r w:rsidR="00D372A3">
        <w:t>3</w:t>
      </w:r>
      <w:r w:rsidR="00C97271">
        <w:t xml:space="preserve">], </w:t>
      </w:r>
      <w:r w:rsidR="00C97271" w:rsidRPr="00C97271">
        <w:rPr>
          <w:i/>
        </w:rPr>
        <w:t>d</w:t>
      </w:r>
      <w:r w:rsidR="00C97271">
        <w:t xml:space="preserve"> = 0.</w:t>
      </w:r>
      <w:r w:rsidR="00E40BD0">
        <w:t>40</w:t>
      </w:r>
      <w:r w:rsidR="00C97271">
        <w:t>, [0.2</w:t>
      </w:r>
      <w:r w:rsidR="00E40BD0">
        <w:t>7</w:t>
      </w:r>
      <w:r w:rsidR="00C97271">
        <w:t>, 0.5</w:t>
      </w:r>
      <w:r w:rsidR="00E40BD0">
        <w:t>2</w:t>
      </w:r>
      <w:r w:rsidR="00C97271">
        <w:t>])</w:t>
      </w:r>
      <w:r w:rsidR="003B3820">
        <w:t>,</w:t>
      </w:r>
      <w:r w:rsidR="00C97271">
        <w:t xml:space="preserve"> </w:t>
      </w:r>
      <w:r w:rsidR="00C97271" w:rsidRPr="00C97271">
        <w:rPr>
          <w:i/>
        </w:rPr>
        <w:t>Indian, Muslim, OBC</w:t>
      </w:r>
      <w:r w:rsidR="00C97271">
        <w:t xml:space="preserve"> targets (</w:t>
      </w:r>
      <w:r w:rsidR="00AA72B8" w:rsidRPr="00C97271">
        <w:rPr>
          <w:i/>
        </w:rPr>
        <w:t>β</w:t>
      </w:r>
      <w:r w:rsidR="00AA72B8">
        <w:t xml:space="preserve"> = 13.1, [9.8, 16.5]</w:t>
      </w:r>
      <w:r w:rsidR="00C97271">
        <w:t xml:space="preserve">, </w:t>
      </w:r>
      <w:r w:rsidR="00C97271" w:rsidRPr="00C97271">
        <w:rPr>
          <w:i/>
        </w:rPr>
        <w:t>d</w:t>
      </w:r>
      <w:r w:rsidR="00C97271">
        <w:t xml:space="preserve"> = 0.4</w:t>
      </w:r>
      <w:r w:rsidR="00E40BD0">
        <w:t>0</w:t>
      </w:r>
      <w:r w:rsidR="00C97271">
        <w:t>, [0.3</w:t>
      </w:r>
      <w:r w:rsidR="00E40BD0">
        <w:t>0</w:t>
      </w:r>
      <w:r w:rsidR="00C97271">
        <w:t>, 0.5</w:t>
      </w:r>
      <w:r w:rsidR="00E40BD0">
        <w:t>0</w:t>
      </w:r>
      <w:r w:rsidR="00C97271">
        <w:t>])</w:t>
      </w:r>
      <w:r w:rsidR="003B3820">
        <w:t xml:space="preserve">, and </w:t>
      </w:r>
      <w:r w:rsidR="003B3820" w:rsidRPr="00C97271">
        <w:rPr>
          <w:i/>
        </w:rPr>
        <w:t>Indian, Hindu, GM</w:t>
      </w:r>
      <w:r w:rsidR="003B3820">
        <w:t xml:space="preserve"> targets (</w:t>
      </w:r>
      <w:r w:rsidR="003B3820" w:rsidRPr="00C97271">
        <w:rPr>
          <w:i/>
        </w:rPr>
        <w:t>β</w:t>
      </w:r>
      <w:r w:rsidR="003B3820">
        <w:t xml:space="preserve"> = 13.2, [8.6, 18.3], </w:t>
      </w:r>
      <w:r w:rsidR="003B3820" w:rsidRPr="00C97271">
        <w:rPr>
          <w:i/>
        </w:rPr>
        <w:t>d</w:t>
      </w:r>
      <w:r w:rsidR="003B3820">
        <w:t xml:space="preserve"> = 0.40, [0.26, 0.56])</w:t>
      </w:r>
      <w:r w:rsidR="00C97271">
        <w:t xml:space="preserve">. Again, this difference was greatest for </w:t>
      </w:r>
      <w:r w:rsidR="00C97271" w:rsidRPr="00C97271">
        <w:rPr>
          <w:i/>
        </w:rPr>
        <w:t>foreign, Hindu</w:t>
      </w:r>
      <w:r w:rsidR="00C97271">
        <w:t xml:space="preserve"> (</w:t>
      </w:r>
      <w:r w:rsidR="00C97271" w:rsidRPr="00C97271">
        <w:rPr>
          <w:i/>
        </w:rPr>
        <w:t>β</w:t>
      </w:r>
      <w:r w:rsidR="00C97271">
        <w:t xml:space="preserve"> = 21.</w:t>
      </w:r>
      <w:r w:rsidR="00D372A3">
        <w:t>8</w:t>
      </w:r>
      <w:r w:rsidR="00C97271">
        <w:t>, [18.</w:t>
      </w:r>
      <w:r w:rsidR="00D372A3">
        <w:t>6</w:t>
      </w:r>
      <w:r w:rsidR="00C97271">
        <w:t>, 25.</w:t>
      </w:r>
      <w:r w:rsidR="00D372A3">
        <w:t>0</w:t>
      </w:r>
      <w:r w:rsidR="00C97271">
        <w:t xml:space="preserve">], </w:t>
      </w:r>
      <w:r w:rsidR="00C97271" w:rsidRPr="00C97271">
        <w:rPr>
          <w:i/>
        </w:rPr>
        <w:t>d</w:t>
      </w:r>
      <w:r w:rsidR="00C97271">
        <w:t xml:space="preserve"> = 0.6</w:t>
      </w:r>
      <w:r w:rsidR="003F5634">
        <w:t>6</w:t>
      </w:r>
      <w:r w:rsidR="00C97271">
        <w:t>, [0.5</w:t>
      </w:r>
      <w:r w:rsidR="003F5634">
        <w:t>6</w:t>
      </w:r>
      <w:r w:rsidR="00C97271">
        <w:t>, 0.7</w:t>
      </w:r>
      <w:r w:rsidR="003F5634">
        <w:t>6</w:t>
      </w:r>
      <w:r w:rsidR="00C97271">
        <w:t xml:space="preserve">]) and </w:t>
      </w:r>
      <w:r w:rsidR="00C97271" w:rsidRPr="00D16C0D">
        <w:rPr>
          <w:i/>
        </w:rPr>
        <w:t>foreign, Muslim</w:t>
      </w:r>
      <w:r w:rsidR="00C97271">
        <w:t xml:space="preserve"> (</w:t>
      </w:r>
      <w:r w:rsidR="00C97271" w:rsidRPr="00C97271">
        <w:rPr>
          <w:i/>
        </w:rPr>
        <w:t>β</w:t>
      </w:r>
      <w:r w:rsidR="00C97271">
        <w:t xml:space="preserve"> = 1</w:t>
      </w:r>
      <w:r w:rsidR="00D372A3">
        <w:t>5.9</w:t>
      </w:r>
      <w:r w:rsidR="00C97271">
        <w:t>, [12.</w:t>
      </w:r>
      <w:r w:rsidR="00D372A3">
        <w:t>2</w:t>
      </w:r>
      <w:r w:rsidR="00C97271">
        <w:t xml:space="preserve">, </w:t>
      </w:r>
      <w:r w:rsidR="00D372A3">
        <w:t>19</w:t>
      </w:r>
      <w:r w:rsidR="00C97271">
        <w:t>.</w:t>
      </w:r>
      <w:r w:rsidR="00D372A3">
        <w:t>6</w:t>
      </w:r>
      <w:r w:rsidR="00C97271">
        <w:t xml:space="preserve">], </w:t>
      </w:r>
      <w:r w:rsidR="00C97271" w:rsidRPr="00C97271">
        <w:rPr>
          <w:i/>
        </w:rPr>
        <w:t>d</w:t>
      </w:r>
      <w:r w:rsidR="00C97271">
        <w:t xml:space="preserve"> = 0.</w:t>
      </w:r>
      <w:r w:rsidR="003F5634">
        <w:t>48</w:t>
      </w:r>
      <w:r w:rsidR="00C97271">
        <w:t>, [0.3</w:t>
      </w:r>
      <w:r w:rsidR="003F5634">
        <w:t>7</w:t>
      </w:r>
      <w:r w:rsidR="00C97271">
        <w:t>, 0.6</w:t>
      </w:r>
      <w:r w:rsidR="003F5634">
        <w:t>0</w:t>
      </w:r>
      <w:r w:rsidR="00C97271">
        <w:t>]) targets.</w:t>
      </w:r>
      <w:r w:rsidR="00E70436">
        <w:t xml:space="preserve"> Feeling thermometer and s</w:t>
      </w:r>
      <w:r w:rsidR="009C66D3">
        <w:t>ocial distance</w:t>
      </w:r>
      <w:r w:rsidR="00E70436">
        <w:t xml:space="preserve"> ratings</w:t>
      </w:r>
      <w:r w:rsidR="009C66D3">
        <w:t xml:space="preserve"> </w:t>
      </w:r>
      <w:r w:rsidR="007565A3">
        <w:t>were highly correlated (</w:t>
      </w:r>
      <w:r w:rsidR="007565A3" w:rsidRPr="007565A3">
        <w:rPr>
          <w:i/>
        </w:rPr>
        <w:t>r</w:t>
      </w:r>
      <w:r w:rsidR="007565A3">
        <w:t xml:space="preserve"> = .58, [.56, .60]). Together, these findings show that </w:t>
      </w:r>
      <w:r w:rsidR="005943A1">
        <w:t>categorizing a target as “us” was associated with more warmth and less social distance to</w:t>
      </w:r>
      <w:r w:rsidR="00994FA4">
        <w:t>ward</w:t>
      </w:r>
      <w:r w:rsidR="005943A1">
        <w:t xml:space="preserve"> that target.</w:t>
      </w:r>
      <w:commentRangeEnd w:id="130"/>
      <w:r w:rsidR="00E546D1">
        <w:rPr>
          <w:rStyle w:val="CommentReference"/>
        </w:rPr>
        <w:commentReference w:id="130"/>
      </w:r>
      <w:commentRangeEnd w:id="131"/>
      <w:r w:rsidR="00631C5C">
        <w:rPr>
          <w:rStyle w:val="CommentReference"/>
        </w:rPr>
        <w:commentReference w:id="131"/>
      </w:r>
      <w:commentRangeEnd w:id="132"/>
      <w:r w:rsidR="004A2FAB">
        <w:rPr>
          <w:rStyle w:val="CommentReference"/>
        </w:rPr>
        <w:commentReference w:id="132"/>
      </w:r>
    </w:p>
    <w:p w14:paraId="18281655" w14:textId="23E7F837" w:rsidR="00701095" w:rsidRDefault="0096583E" w:rsidP="0089178B">
      <w:r>
        <w:t xml:space="preserve">Next, we tested whether participants’ perceptions of realistic and symbolic threat differed depending on the inclusiveness of their </w:t>
      </w:r>
      <w:r w:rsidR="004C7C6C">
        <w:t>identity</w:t>
      </w:r>
      <w:r>
        <w:t xml:space="preserve"> construals. </w:t>
      </w:r>
      <w:r w:rsidR="000D26DB">
        <w:t>W</w:t>
      </w:r>
      <w:r>
        <w:t>e examined whether participants reported feeling less threatened by Muslims and Dalits if they categorized more targets from these outgroups as “us</w:t>
      </w:r>
      <w:r w:rsidR="004C7C6C">
        <w:t>”</w:t>
      </w:r>
      <w:r>
        <w:t>.</w:t>
      </w:r>
      <w:r w:rsidR="003B5B40">
        <w:t xml:space="preserve"> Re</w:t>
      </w:r>
      <w:r w:rsidR="00EA2831">
        <w:t xml:space="preserve">sults from a series of </w:t>
      </w:r>
      <w:r w:rsidR="00064D54">
        <w:t xml:space="preserve">multilevel </w:t>
      </w:r>
      <w:r w:rsidR="00EA2831">
        <w:t xml:space="preserve">models showed </w:t>
      </w:r>
      <w:r w:rsidR="0048148C">
        <w:t>that participants reported more realistic (</w:t>
      </w:r>
      <w:r w:rsidR="006920E2">
        <w:rPr>
          <w:i/>
        </w:rPr>
        <w:t>M</w:t>
      </w:r>
      <w:r w:rsidR="0048148C">
        <w:t xml:space="preserve"> = 3.62, [3.49, 3.75]) than symbolic (</w:t>
      </w:r>
      <w:r w:rsidR="006920E2">
        <w:rPr>
          <w:i/>
        </w:rPr>
        <w:t>M</w:t>
      </w:r>
      <w:r w:rsidR="0048148C">
        <w:t xml:space="preserve"> = 3.21, [3.09, 3.33]) threat from (same-religion) Dalits, but </w:t>
      </w:r>
      <w:r w:rsidR="00076025">
        <w:t>more symbolic (</w:t>
      </w:r>
      <w:r w:rsidR="00076025" w:rsidRPr="006920E2">
        <w:rPr>
          <w:i/>
        </w:rPr>
        <w:t>M</w:t>
      </w:r>
      <w:r w:rsidR="00076025">
        <w:t xml:space="preserve"> = 3.47, [3.34, 3.61]) than</w:t>
      </w:r>
      <w:r w:rsidR="0048148C">
        <w:t xml:space="preserve"> realistic (</w:t>
      </w:r>
      <w:r w:rsidR="006920E2" w:rsidRPr="006920E2">
        <w:rPr>
          <w:rFonts w:cs="Minion Pro"/>
          <w:i/>
        </w:rPr>
        <w:t>M</w:t>
      </w:r>
      <w:r w:rsidR="0048148C">
        <w:t xml:space="preserve"> = 3.23, [3.06, 3.38]) threat from (different-religion) Muslims. Contrary to predictions, </w:t>
      </w:r>
      <w:r w:rsidR="00BC6189">
        <w:t>we</w:t>
      </w:r>
      <w:r w:rsidR="0089178B">
        <w:t xml:space="preserve"> did not find </w:t>
      </w:r>
      <w:r w:rsidR="002C176A">
        <w:t>more inclusive identities</w:t>
      </w:r>
      <w:r w:rsidR="0089178B">
        <w:t xml:space="preserve"> to be associated with</w:t>
      </w:r>
      <w:r w:rsidR="00355B7F">
        <w:t xml:space="preserve"> (less)</w:t>
      </w:r>
      <w:r w:rsidR="0089178B">
        <w:t xml:space="preserve"> intergroup threa</w:t>
      </w:r>
      <w:r w:rsidR="00110658">
        <w:t>t. For details, see Appendix</w:t>
      </w:r>
      <w:r w:rsidR="005D7B9F">
        <w:t> </w:t>
      </w:r>
      <w:r w:rsidR="00210634">
        <w:t>C</w:t>
      </w:r>
      <w:r w:rsidR="00110658">
        <w:t>.</w:t>
      </w:r>
    </w:p>
    <w:p w14:paraId="49178ED0" w14:textId="4133F86E" w:rsidR="00970F9B" w:rsidRDefault="00970F9B" w:rsidP="006152BC">
      <w:r>
        <w:t xml:space="preserve">Finally, </w:t>
      </w:r>
      <w:r w:rsidR="00E20E7B">
        <w:t xml:space="preserve">we </w:t>
      </w:r>
      <w:r w:rsidR="006152BC">
        <w:t xml:space="preserve">estimated group differences in perceived life difficulty and policy support using multivariate models. </w:t>
      </w:r>
      <w:r w:rsidR="000A3558">
        <w:t>Figures </w:t>
      </w:r>
      <w:r w:rsidR="009A759D">
        <w:t xml:space="preserve">7 and 8 show </w:t>
      </w:r>
      <w:r w:rsidR="006152BC">
        <w:t xml:space="preserve">the </w:t>
      </w:r>
      <w:r w:rsidR="00FB7CBA">
        <w:t xml:space="preserve">estimated </w:t>
      </w:r>
      <w:r w:rsidR="009A759D">
        <w:t>group differences</w:t>
      </w:r>
      <w:r w:rsidR="006152BC">
        <w:t xml:space="preserve"> in both outcomes</w:t>
      </w:r>
      <w:r w:rsidR="009A759D">
        <w:t xml:space="preserve">. </w:t>
      </w:r>
      <w:r w:rsidR="007816B9">
        <w:t>Contradicting prevailing social inequalities, GM/OBC participants rated their own groups’ li</w:t>
      </w:r>
      <w:r w:rsidR="00CA1442">
        <w:t>v</w:t>
      </w:r>
      <w:r w:rsidR="007816B9">
        <w:t>e</w:t>
      </w:r>
      <w:r w:rsidR="00CA1442">
        <w:t>s</w:t>
      </w:r>
      <w:r w:rsidR="007816B9">
        <w:t xml:space="preserve"> as substantially harder than SC/ST</w:t>
      </w:r>
      <w:r w:rsidR="00221EB1">
        <w:t xml:space="preserve"> members</w:t>
      </w:r>
      <w:r w:rsidR="00CA1442">
        <w:t>’ lives</w:t>
      </w:r>
      <w:r w:rsidR="007816B9">
        <w:t xml:space="preserve">. Policy support </w:t>
      </w:r>
      <w:r w:rsidR="00221EB1">
        <w:t xml:space="preserve">strongly </w:t>
      </w:r>
      <w:r w:rsidR="007816B9">
        <w:t xml:space="preserve">aligned with participants’ caste interests. Notably, SC/ST participants </w:t>
      </w:r>
      <w:r w:rsidR="007816B9">
        <w:lastRenderedPageBreak/>
        <w:t xml:space="preserve">supported reservations for both SC/ST and OBC students, while OBC participants only supported reservations for </w:t>
      </w:r>
      <w:r w:rsidR="00221EB1">
        <w:t>their own group</w:t>
      </w:r>
      <w:r w:rsidR="007816B9">
        <w:t xml:space="preserve">. </w:t>
      </w:r>
      <w:r w:rsidR="006152BC">
        <w:t xml:space="preserve">Next, we estimated individual differences </w:t>
      </w:r>
      <w:r w:rsidR="00DC2630">
        <w:t xml:space="preserve">in </w:t>
      </w:r>
      <w:del w:id="133" w:author="Nils Reimer" w:date="2018-10-11T16:07:00Z">
        <w:r w:rsidR="00DC2630" w:rsidDel="00B713AD">
          <w:delText>perceived life difficulty and policy support</w:delText>
        </w:r>
      </w:del>
      <w:ins w:id="134" w:author="Nils Reimer" w:date="2018-10-11T16:07:00Z">
        <w:r w:rsidR="00B713AD">
          <w:t>t</w:t>
        </w:r>
      </w:ins>
      <w:ins w:id="135" w:author="Nils Reimer" w:date="2018-10-11T16:08:00Z">
        <w:r w:rsidR="00B713AD">
          <w:t>he two outcomes</w:t>
        </w:r>
      </w:ins>
      <w:r w:rsidR="00DC2630">
        <w:t xml:space="preserve"> using multilevel models.</w:t>
      </w:r>
      <w:r w:rsidR="000A3783">
        <w:t xml:space="preserve"> </w:t>
      </w:r>
      <w:r w:rsidR="00965A33">
        <w:t>Contrary to predictions, we did not find more inclusive identities to be associated with either outcome.</w:t>
      </w:r>
      <w:r w:rsidR="00A01B66">
        <w:t xml:space="preserve"> </w:t>
      </w:r>
      <w:r w:rsidR="00965A33">
        <w:t>Contrary to past research (Dixon</w:t>
      </w:r>
      <w:r w:rsidR="002E70B9">
        <w:t>, Levine, Reicher, &amp; Durrheim, 2012),</w:t>
      </w:r>
      <w:r w:rsidR="00490BCD">
        <w:t xml:space="preserve"> intergroup contact </w:t>
      </w:r>
      <w:r w:rsidR="00A01B66">
        <w:t xml:space="preserve">was </w:t>
      </w:r>
      <w:r w:rsidR="00DF10B8">
        <w:t>similarly</w:t>
      </w:r>
      <w:r w:rsidR="00A01B66">
        <w:t xml:space="preserve"> </w:t>
      </w:r>
      <w:r w:rsidR="004D32B1">
        <w:t>un</w:t>
      </w:r>
      <w:r w:rsidR="00490BCD">
        <w:t>relate</w:t>
      </w:r>
      <w:r w:rsidR="00A01B66">
        <w:t>d</w:t>
      </w:r>
      <w:r w:rsidR="00490BCD">
        <w:t xml:space="preserve"> to</w:t>
      </w:r>
      <w:r w:rsidR="00A01B66">
        <w:t xml:space="preserve"> </w:t>
      </w:r>
      <w:r w:rsidR="004D32B1">
        <w:t>the</w:t>
      </w:r>
      <w:r w:rsidR="00DF10B8">
        <w:t>se</w:t>
      </w:r>
      <w:r w:rsidR="004D32B1">
        <w:t xml:space="preserve"> outcomes</w:t>
      </w:r>
      <w:r w:rsidR="00A01B66">
        <w:t>.</w:t>
      </w:r>
      <w:r w:rsidR="00526382">
        <w:t xml:space="preserve"> For details, see Appendix </w:t>
      </w:r>
      <w:r w:rsidR="00210634">
        <w:t>D</w:t>
      </w:r>
      <w:r w:rsidR="00526382">
        <w:t>.</w:t>
      </w:r>
    </w:p>
    <w:p w14:paraId="608762F5" w14:textId="3AB89FF4" w:rsidR="00436137" w:rsidRDefault="008A0B2A" w:rsidP="0051366A">
      <w:r>
        <w:t xml:space="preserve">Overall, </w:t>
      </w:r>
      <w:r w:rsidR="00CF6B89">
        <w:t>we found that</w:t>
      </w:r>
      <w:r>
        <w:t xml:space="preserve"> when participants included a person in their ingroup, they had, on average, more favourable attitudes to and desired less social distance from that person. Participants’ </w:t>
      </w:r>
      <w:r w:rsidR="00CF6B89">
        <w:t>categorizations</w:t>
      </w:r>
      <w:r>
        <w:t xml:space="preserve">, however, were </w:t>
      </w:r>
      <w:r w:rsidR="00DF10B8">
        <w:t>un</w:t>
      </w:r>
      <w:r>
        <w:t>related to more general perceptions of intergroup threat</w:t>
      </w:r>
      <w:r w:rsidR="005673E2">
        <w:t xml:space="preserve"> and life difficult</w:t>
      </w:r>
      <w:r w:rsidR="003B205F">
        <w:t>ies</w:t>
      </w:r>
      <w:r w:rsidR="005673E2">
        <w:t xml:space="preserve">, </w:t>
      </w:r>
      <w:r w:rsidR="00DF10B8">
        <w:t>and</w:t>
      </w:r>
      <w:r w:rsidR="005673E2">
        <w:t xml:space="preserve"> to </w:t>
      </w:r>
      <w:r w:rsidR="00462CFC">
        <w:t xml:space="preserve">support for </w:t>
      </w:r>
      <w:r w:rsidR="00C260B2">
        <w:t>affirmative action</w:t>
      </w:r>
      <w:r>
        <w:t>.</w:t>
      </w:r>
    </w:p>
    <w:p w14:paraId="4316B89D" w14:textId="101B8F6D" w:rsidR="00A167C6" w:rsidRDefault="00A167C6" w:rsidP="00DF10B8">
      <w:pPr>
        <w:pStyle w:val="Heading1"/>
        <w:tabs>
          <w:tab w:val="right" w:pos="7586"/>
        </w:tabs>
      </w:pPr>
      <w:r>
        <w:t>Discussion</w:t>
      </w:r>
    </w:p>
    <w:p w14:paraId="6AEB2940" w14:textId="425B36D3" w:rsidR="009F3824" w:rsidRPr="000115E4" w:rsidRDefault="00C40B20" w:rsidP="009F3824">
      <w:pPr>
        <w:pStyle w:val="FirstParagraph"/>
        <w:rPr>
          <w:color w:val="000000" w:themeColor="text1"/>
        </w:rPr>
      </w:pPr>
      <w:r>
        <w:rPr>
          <w:color w:val="000000" w:themeColor="text1"/>
        </w:rPr>
        <w:t>This research</w:t>
      </w:r>
      <w:r w:rsidR="009F3824" w:rsidRPr="000115E4">
        <w:rPr>
          <w:color w:val="000000" w:themeColor="text1"/>
        </w:rPr>
        <w:t xml:space="preserve"> examined how South Indian students construct their social identities from multiple</w:t>
      </w:r>
      <w:r w:rsidR="00863AE3" w:rsidRPr="000115E4">
        <w:rPr>
          <w:color w:val="000000" w:themeColor="text1"/>
        </w:rPr>
        <w:t xml:space="preserve"> cross-cutting</w:t>
      </w:r>
      <w:r w:rsidR="009F3824" w:rsidRPr="000115E4">
        <w:rPr>
          <w:color w:val="000000" w:themeColor="text1"/>
        </w:rPr>
        <w:t xml:space="preserve"> categories, and how these identities relate to intergroup contact and </w:t>
      </w:r>
      <w:r w:rsidR="00010812">
        <w:rPr>
          <w:color w:val="000000" w:themeColor="text1"/>
        </w:rPr>
        <w:t xml:space="preserve">intergroup </w:t>
      </w:r>
      <w:r w:rsidR="009F3824" w:rsidRPr="000115E4">
        <w:rPr>
          <w:color w:val="000000" w:themeColor="text1"/>
        </w:rPr>
        <w:t xml:space="preserve">bias. </w:t>
      </w:r>
      <w:r w:rsidR="00863AE3" w:rsidRPr="000115E4">
        <w:rPr>
          <w:color w:val="000000" w:themeColor="text1"/>
        </w:rPr>
        <w:t>As hypothesised, w</w:t>
      </w:r>
      <w:r w:rsidR="009F3824" w:rsidRPr="000115E4">
        <w:rPr>
          <w:color w:val="000000" w:themeColor="text1"/>
        </w:rPr>
        <w:t>e found</w:t>
      </w:r>
      <w:r w:rsidR="00863AE3" w:rsidRPr="000115E4">
        <w:rPr>
          <w:color w:val="000000" w:themeColor="text1"/>
        </w:rPr>
        <w:t xml:space="preserve"> </w:t>
      </w:r>
      <w:r w:rsidR="009F3824" w:rsidRPr="000115E4">
        <w:rPr>
          <w:color w:val="000000" w:themeColor="text1"/>
        </w:rPr>
        <w:t xml:space="preserve">that </w:t>
      </w:r>
      <w:r w:rsidR="00C0783C" w:rsidRPr="000115E4">
        <w:rPr>
          <w:color w:val="000000" w:themeColor="text1"/>
        </w:rPr>
        <w:t>cross-group friendship was associated with more inclusive identities, while more inclusive identities were associated with more favourable outgroup attitudes. Negative contact</w:t>
      </w:r>
      <w:r w:rsidR="00996ADC">
        <w:rPr>
          <w:color w:val="000000" w:themeColor="text1"/>
        </w:rPr>
        <w:t xml:space="preserve"> </w:t>
      </w:r>
      <w:r w:rsidR="00C0783C" w:rsidRPr="000115E4">
        <w:rPr>
          <w:color w:val="000000" w:themeColor="text1"/>
        </w:rPr>
        <w:t xml:space="preserve">was associated with less inclusive identities. </w:t>
      </w:r>
      <w:r w:rsidR="009F3824" w:rsidRPr="000115E4">
        <w:rPr>
          <w:color w:val="000000" w:themeColor="text1"/>
        </w:rPr>
        <w:t xml:space="preserve">Below, </w:t>
      </w:r>
      <w:r w:rsidR="00472475" w:rsidRPr="000115E4">
        <w:rPr>
          <w:color w:val="000000" w:themeColor="text1"/>
        </w:rPr>
        <w:t>we</w:t>
      </w:r>
      <w:r w:rsidR="009F3824" w:rsidRPr="000115E4">
        <w:rPr>
          <w:color w:val="000000" w:themeColor="text1"/>
        </w:rPr>
        <w:t xml:space="preserve"> </w:t>
      </w:r>
      <w:r w:rsidR="00472475" w:rsidRPr="000115E4">
        <w:rPr>
          <w:color w:val="000000" w:themeColor="text1"/>
        </w:rPr>
        <w:t>discuss</w:t>
      </w:r>
      <w:r w:rsidR="002B33EB">
        <w:rPr>
          <w:color w:val="000000" w:themeColor="text1"/>
        </w:rPr>
        <w:t xml:space="preserve"> </w:t>
      </w:r>
      <w:r w:rsidR="002B33EB" w:rsidRPr="000115E4">
        <w:rPr>
          <w:color w:val="000000" w:themeColor="text1"/>
        </w:rPr>
        <w:t>the research</w:t>
      </w:r>
      <w:r w:rsidR="002B33EB">
        <w:rPr>
          <w:color w:val="000000" w:themeColor="text1"/>
        </w:rPr>
        <w:t>’s</w:t>
      </w:r>
      <w:r w:rsidR="00472475" w:rsidRPr="000115E4">
        <w:rPr>
          <w:color w:val="000000" w:themeColor="text1"/>
        </w:rPr>
        <w:t xml:space="preserve"> </w:t>
      </w:r>
      <w:r w:rsidR="009F3824" w:rsidRPr="000115E4">
        <w:rPr>
          <w:color w:val="000000" w:themeColor="text1"/>
        </w:rPr>
        <w:t>strengths</w:t>
      </w:r>
      <w:r w:rsidR="002B33EB">
        <w:rPr>
          <w:color w:val="000000" w:themeColor="text1"/>
        </w:rPr>
        <w:t>,</w:t>
      </w:r>
      <w:r w:rsidR="009F3824" w:rsidRPr="000115E4">
        <w:rPr>
          <w:color w:val="000000" w:themeColor="text1"/>
        </w:rPr>
        <w:t xml:space="preserve"> limitations</w:t>
      </w:r>
      <w:r w:rsidR="002B33EB">
        <w:rPr>
          <w:color w:val="000000" w:themeColor="text1"/>
        </w:rPr>
        <w:t xml:space="preserve">, and </w:t>
      </w:r>
      <w:r w:rsidR="009F3824" w:rsidRPr="000115E4">
        <w:rPr>
          <w:color w:val="000000" w:themeColor="text1"/>
        </w:rPr>
        <w:t>implication</w:t>
      </w:r>
      <w:r w:rsidR="000115E4" w:rsidRPr="000115E4">
        <w:rPr>
          <w:color w:val="000000" w:themeColor="text1"/>
        </w:rPr>
        <w:t>s</w:t>
      </w:r>
      <w:r w:rsidR="009F3824" w:rsidRPr="000115E4">
        <w:rPr>
          <w:color w:val="000000" w:themeColor="text1"/>
        </w:rPr>
        <w:t>.</w:t>
      </w:r>
    </w:p>
    <w:p w14:paraId="37F2F0DC" w14:textId="0E6199B0" w:rsidR="002A2F1F" w:rsidRPr="00130C3A" w:rsidRDefault="00315744" w:rsidP="002A2F1F">
      <w:r w:rsidRPr="00130C3A">
        <w:t xml:space="preserve">Alongside van Dommelen et al.’s (2015) research, </w:t>
      </w:r>
      <w:r w:rsidR="001F1889" w:rsidRPr="00130C3A">
        <w:t xml:space="preserve">our </w:t>
      </w:r>
      <w:r w:rsidR="00305C7D">
        <w:t>findings</w:t>
      </w:r>
      <w:r w:rsidRPr="00130C3A">
        <w:t xml:space="preserve"> show </w:t>
      </w:r>
      <w:r w:rsidR="00860C5B">
        <w:t>that</w:t>
      </w:r>
      <w:r w:rsidRPr="00130C3A">
        <w:t xml:space="preserve"> the triple crossed-</w:t>
      </w:r>
      <w:r w:rsidR="00E52878" w:rsidRPr="00130C3A">
        <w:t>categoriz</w:t>
      </w:r>
      <w:r w:rsidRPr="00130C3A">
        <w:t xml:space="preserve">ation task </w:t>
      </w:r>
      <w:r w:rsidR="00860C5B">
        <w:t>is</w:t>
      </w:r>
      <w:r w:rsidRPr="00130C3A">
        <w:t xml:space="preserve"> an intuitive and informative method for studying</w:t>
      </w:r>
      <w:r w:rsidR="00DA00DA" w:rsidRPr="00130C3A">
        <w:t xml:space="preserve"> social</w:t>
      </w:r>
      <w:r w:rsidRPr="00130C3A">
        <w:t xml:space="preserve"> identification across multiple categories. </w:t>
      </w:r>
      <w:r w:rsidR="00130C3A" w:rsidRPr="00130C3A">
        <w:t>W</w:t>
      </w:r>
      <w:r w:rsidR="00E97EE9" w:rsidRPr="00130C3A">
        <w:t>e extended the task to answer new questions about social identification.</w:t>
      </w:r>
      <w:r w:rsidR="002A2F1F" w:rsidRPr="00130C3A">
        <w:t xml:space="preserve"> First, we recruited respondents from multiple groups, allowing us to </w:t>
      </w:r>
      <w:r w:rsidR="00901ECD" w:rsidRPr="00130C3A">
        <w:t xml:space="preserve">study </w:t>
      </w:r>
      <w:r w:rsidR="00067DB9" w:rsidRPr="00130C3A">
        <w:t xml:space="preserve">both </w:t>
      </w:r>
      <w:r w:rsidR="002A2F1F" w:rsidRPr="00130C3A">
        <w:t>individual and group differences</w:t>
      </w:r>
      <w:r w:rsidR="00B83C6C" w:rsidRPr="00130C3A">
        <w:t xml:space="preserve"> (see also </w:t>
      </w:r>
      <w:r w:rsidR="00250CAF" w:rsidRPr="00130C3A">
        <w:t>Branko</w:t>
      </w:r>
      <w:r w:rsidR="00FC726F" w:rsidRPr="00130C3A">
        <w:t>vić et al., 2015)</w:t>
      </w:r>
      <w:r w:rsidR="002A2F1F" w:rsidRPr="00130C3A">
        <w:t xml:space="preserve">. Second, we estimated </w:t>
      </w:r>
      <w:r w:rsidR="00901ECD" w:rsidRPr="00130C3A">
        <w:t>responses</w:t>
      </w:r>
      <w:r w:rsidR="002A2F1F" w:rsidRPr="00130C3A">
        <w:t xml:space="preserve"> as varying across targets and participants using multilevel models. This allowed more fine-grained analyses than van Dommelen et al.’s quantitative</w:t>
      </w:r>
      <w:r w:rsidR="005E04EC">
        <w:t xml:space="preserve"> and qualitative</w:t>
      </w:r>
      <w:r w:rsidR="002A2F1F" w:rsidRPr="00130C3A">
        <w:t xml:space="preserve"> summaries</w:t>
      </w:r>
      <w:r w:rsidR="00901ECD" w:rsidRPr="00130C3A">
        <w:t>, and</w:t>
      </w:r>
      <w:r w:rsidR="002A2F1F" w:rsidRPr="00130C3A">
        <w:t xml:space="preserve"> may explain why </w:t>
      </w:r>
      <w:r w:rsidR="00130C3A" w:rsidRPr="00130C3A">
        <w:t>we found</w:t>
      </w:r>
      <w:r w:rsidR="002A2F1F" w:rsidRPr="00130C3A">
        <w:t xml:space="preserve"> more consistent effects of intergroup contact. </w:t>
      </w:r>
      <w:r w:rsidR="00E05CA5">
        <w:t>Third</w:t>
      </w:r>
      <w:r w:rsidR="002A2F1F" w:rsidRPr="00130C3A">
        <w:t xml:space="preserve">, we adapted the task to test </w:t>
      </w:r>
      <w:r w:rsidR="009065A0">
        <w:t>more than one participant at a time</w:t>
      </w:r>
      <w:r w:rsidR="002A2F1F" w:rsidRPr="00130C3A">
        <w:t xml:space="preserve">. </w:t>
      </w:r>
      <w:r w:rsidR="00D43F47" w:rsidRPr="00130C3A">
        <w:t>Overall</w:t>
      </w:r>
      <w:r w:rsidR="002A2F1F" w:rsidRPr="00130C3A">
        <w:t>, these changes open the triple crossed-categori</w:t>
      </w:r>
      <w:r w:rsidR="00E52878" w:rsidRPr="00130C3A">
        <w:t>z</w:t>
      </w:r>
      <w:r w:rsidR="002A2F1F" w:rsidRPr="00130C3A">
        <w:t xml:space="preserve">ation task to a </w:t>
      </w:r>
      <w:r w:rsidR="00277991" w:rsidRPr="00130C3A">
        <w:t>broader</w:t>
      </w:r>
      <w:r w:rsidR="002A2F1F" w:rsidRPr="00130C3A">
        <w:t xml:space="preserve"> range of research questions.</w:t>
      </w:r>
    </w:p>
    <w:p w14:paraId="5FB4A6C6" w14:textId="641AD02A" w:rsidR="00D60C90" w:rsidRDefault="00787848" w:rsidP="00AE1BFA">
      <w:commentRangeStart w:id="136"/>
      <w:r>
        <w:t>Still</w:t>
      </w:r>
      <w:r w:rsidR="00ED2DC3">
        <w:t xml:space="preserve">, </w:t>
      </w:r>
      <w:r w:rsidR="00010812">
        <w:t>our</w:t>
      </w:r>
      <w:r w:rsidR="00ED2DC3">
        <w:t xml:space="preserve"> research </w:t>
      </w:r>
      <w:r w:rsidR="002B33EB">
        <w:t>is</w:t>
      </w:r>
      <w:r w:rsidR="00ED2DC3">
        <w:t xml:space="preserve"> qualified by some methodological limitations.</w:t>
      </w:r>
      <w:r w:rsidR="00C51A16">
        <w:t xml:space="preserve"> W</w:t>
      </w:r>
      <w:r w:rsidR="00D0269E">
        <w:t>e</w:t>
      </w:r>
      <w:r w:rsidR="00013A17">
        <w:t xml:space="preserve"> presented all participants with the same combination of target groups. This design cannot determine </w:t>
      </w:r>
      <w:r w:rsidR="00BD38D3">
        <w:t xml:space="preserve">whether </w:t>
      </w:r>
      <w:r w:rsidR="00013A17">
        <w:t xml:space="preserve">the observed </w:t>
      </w:r>
      <w:r w:rsidR="00BD38D3">
        <w:t>identity construals</w:t>
      </w:r>
      <w:r w:rsidR="00013A17">
        <w:t xml:space="preserve"> generalise beyond the specific combination of stimuli used. </w:t>
      </w:r>
      <w:r w:rsidR="00C51A16">
        <w:t>Relatedly,</w:t>
      </w:r>
      <w:r w:rsidR="00013A17">
        <w:t xml:space="preserve"> we did not control for factors that correlate with the categories under study, but were not </w:t>
      </w:r>
      <w:r w:rsidR="00E2172B">
        <w:t>made explicit</w:t>
      </w:r>
      <w:r w:rsidR="00013A17">
        <w:t>. Class</w:t>
      </w:r>
      <w:r w:rsidR="00180605">
        <w:t xml:space="preserve">, rather than caste, </w:t>
      </w:r>
      <w:r w:rsidR="00013A17">
        <w:t xml:space="preserve">could explain why some </w:t>
      </w:r>
      <w:r w:rsidR="00501203">
        <w:t>participant</w:t>
      </w:r>
      <w:r w:rsidR="008717D1">
        <w:t>s</w:t>
      </w:r>
      <w:r w:rsidR="00501203">
        <w:t xml:space="preserve"> </w:t>
      </w:r>
      <w:r w:rsidR="00013A17">
        <w:t>excluded targets from disadvantaged</w:t>
      </w:r>
      <w:r w:rsidR="00D0269E">
        <w:t xml:space="preserve"> </w:t>
      </w:r>
      <w:r w:rsidR="00180605">
        <w:t>out</w:t>
      </w:r>
      <w:r w:rsidR="00013A17">
        <w:t>groups.</w:t>
      </w:r>
      <w:r w:rsidR="00C9303C">
        <w:t xml:space="preserve"> </w:t>
      </w:r>
      <w:r w:rsidR="00501203">
        <w:lastRenderedPageBreak/>
        <w:t>Further, w</w:t>
      </w:r>
      <w:r w:rsidR="009701E0">
        <w:t>e measured categori</w:t>
      </w:r>
      <w:r w:rsidR="00072D2F">
        <w:t>z</w:t>
      </w:r>
      <w:r w:rsidR="009701E0">
        <w:t>ation</w:t>
      </w:r>
      <w:r w:rsidR="00E2172B">
        <w:t xml:space="preserve"> and </w:t>
      </w:r>
      <w:r w:rsidR="009701E0">
        <w:t>attitudes for the same targets. This design cannot rule out that these variables measure the same construct, rather than represent a</w:t>
      </w:r>
      <w:r w:rsidR="00E2172B">
        <w:t>n</w:t>
      </w:r>
      <w:r w:rsidR="009701E0">
        <w:t xml:space="preserve"> association across constructs.</w:t>
      </w:r>
      <w:r w:rsidR="00C51A16">
        <w:t xml:space="preserve"> Intergroup threat, </w:t>
      </w:r>
      <w:r w:rsidR="00C51A16" w:rsidRPr="00C51A16">
        <w:t>a more distal measure, did not correlate with participants’ categori</w:t>
      </w:r>
      <w:r w:rsidR="00C51A16">
        <w:t>z</w:t>
      </w:r>
      <w:r w:rsidR="00C51A16" w:rsidRPr="00C51A16">
        <w:t>ation</w:t>
      </w:r>
      <w:r w:rsidR="00C51A16">
        <w:t>s.</w:t>
      </w:r>
      <w:r w:rsidR="00EF1860">
        <w:rPr>
          <w:rStyle w:val="FootnoteReference"/>
        </w:rPr>
        <w:footnoteReference w:id="6"/>
      </w:r>
      <w:r w:rsidR="00C51A16">
        <w:t xml:space="preserve"> </w:t>
      </w:r>
      <w:r w:rsidR="007C15FC">
        <w:t xml:space="preserve">Future research should address these limitations by varying target categories across participants, by </w:t>
      </w:r>
      <w:r w:rsidR="00C7716C">
        <w:t>including</w:t>
      </w:r>
      <w:r w:rsidR="007C15FC">
        <w:t xml:space="preserve"> </w:t>
      </w:r>
      <w:r w:rsidR="004F4296">
        <w:t>more</w:t>
      </w:r>
      <w:r w:rsidR="007C15FC">
        <w:t xml:space="preserve"> </w:t>
      </w:r>
      <w:r w:rsidR="00E2172B">
        <w:t xml:space="preserve">target </w:t>
      </w:r>
      <w:r w:rsidR="007C15FC">
        <w:t xml:space="preserve">categories, by assessing intergroup bias with proximal </w:t>
      </w:r>
      <w:r w:rsidR="00130C3A">
        <w:t xml:space="preserve">and distal </w:t>
      </w:r>
      <w:r w:rsidR="007C15FC">
        <w:t>measures, and by testing the hypothesised relationships over time.</w:t>
      </w:r>
      <w:commentRangeEnd w:id="136"/>
      <w:r w:rsidR="004A2FAB">
        <w:rPr>
          <w:rStyle w:val="CommentReference"/>
        </w:rPr>
        <w:commentReference w:id="136"/>
      </w:r>
    </w:p>
    <w:p w14:paraId="73B0D563" w14:textId="144EB759" w:rsidR="009A0FE9" w:rsidRDefault="007F39C3" w:rsidP="00AE1BFA">
      <w:r>
        <w:t xml:space="preserve">Our </w:t>
      </w:r>
      <w:r w:rsidR="004400FA">
        <w:t>research</w:t>
      </w:r>
      <w:r>
        <w:t xml:space="preserve"> ha</w:t>
      </w:r>
      <w:r w:rsidR="00705FF1">
        <w:t>s</w:t>
      </w:r>
      <w:r>
        <w:t xml:space="preserve"> implications for understanding intergroup relations in South India. </w:t>
      </w:r>
      <w:r w:rsidR="009A0FE9" w:rsidRPr="009A0FE9">
        <w:t>Among advantaged groups, our research documented patterns of inclusion and exclusion that map onto persistent social divides. Participants from dominant caste groups tended to exclude subordinate caste groups from the common ingroup, while (mostly) Hindu participants tended to exclude Indian Muslims. Participants’ identity construals thus replicated the social and ideological divides of caste hierarchies and Hindu nationalism. Among disadvantaged groups, we found more complex pattern</w:t>
      </w:r>
      <w:r w:rsidR="00CF2A7B">
        <w:t>s</w:t>
      </w:r>
      <w:r w:rsidR="009A0FE9" w:rsidRPr="009A0FE9">
        <w:t xml:space="preserve"> of inclusion and exclusion. Par</w:t>
      </w:r>
      <w:r w:rsidR="009A0FE9">
        <w:t>t</w:t>
      </w:r>
      <w:r w:rsidR="009A0FE9" w:rsidRPr="009A0FE9">
        <w:t xml:space="preserve">icipants from intermediate caste groups faced the choice of aligning themselves with </w:t>
      </w:r>
      <w:r w:rsidR="00B76F76">
        <w:t>dominant</w:t>
      </w:r>
      <w:r w:rsidR="001219D5">
        <w:t xml:space="preserve"> caste groups,</w:t>
      </w:r>
      <w:r w:rsidR="00B76F76">
        <w:t xml:space="preserve"> </w:t>
      </w:r>
      <w:r w:rsidR="009A0FE9" w:rsidRPr="009A0FE9">
        <w:t>or</w:t>
      </w:r>
      <w:r w:rsidR="00B76F76">
        <w:t xml:space="preserve"> </w:t>
      </w:r>
      <w:r w:rsidR="001219D5">
        <w:t xml:space="preserve">forming a coalition with </w:t>
      </w:r>
      <w:r w:rsidR="009A0FE9" w:rsidRPr="009A0FE9">
        <w:t>subordinate caste groups. OBC participants</w:t>
      </w:r>
      <w:r w:rsidR="00B76F76">
        <w:t xml:space="preserve"> </w:t>
      </w:r>
      <w:r w:rsidR="009A0FE9" w:rsidRPr="009A0FE9">
        <w:t xml:space="preserve">tended to include dominant GM targets and exclude subordinate SC/ST targets, thus choosing derogation over coalition (Craig &amp; Richeson, 2012). Similarly, SC/ST participants </w:t>
      </w:r>
      <w:r w:rsidR="004A2D96">
        <w:t>rejected</w:t>
      </w:r>
      <w:r w:rsidR="009A0FE9" w:rsidRPr="009A0FE9">
        <w:t xml:space="preserve"> a solidarity-based identity </w:t>
      </w:r>
      <w:r w:rsidR="00F845AB">
        <w:t>that include</w:t>
      </w:r>
      <w:r w:rsidR="00E75FB0">
        <w:t>s</w:t>
      </w:r>
      <w:r w:rsidR="00F845AB">
        <w:t xml:space="preserve"> </w:t>
      </w:r>
      <w:r w:rsidR="009A0FE9" w:rsidRPr="009A0FE9">
        <w:t>Indian Muslims</w:t>
      </w:r>
      <w:r w:rsidR="00314539">
        <w:t>.</w:t>
      </w:r>
      <w:r w:rsidR="00EF22E5">
        <w:t xml:space="preserve"> </w:t>
      </w:r>
    </w:p>
    <w:p w14:paraId="63A8A71D" w14:textId="363C6094" w:rsidR="00AC3EAA" w:rsidRDefault="004A2FAB" w:rsidP="002F7C80">
      <w:pPr>
        <w:rPr>
          <w:color w:val="000000" w:themeColor="text1"/>
        </w:rPr>
      </w:pPr>
      <w:ins w:id="139" w:author="James Rae" w:date="2018-10-22T12:49:00Z">
        <w:r>
          <w:rPr>
            <w:color w:val="000000" w:themeColor="text1"/>
          </w:rPr>
          <w:t>Acknowledging</w:t>
        </w:r>
      </w:ins>
      <w:ins w:id="140" w:author="James Rae" w:date="2018-10-22T12:48:00Z">
        <w:r>
          <w:rPr>
            <w:color w:val="000000" w:themeColor="text1"/>
          </w:rPr>
          <w:t xml:space="preserve"> the correlational nature of our data, </w:t>
        </w:r>
      </w:ins>
      <w:ins w:id="141" w:author="James Rae" w:date="2018-10-22T12:49:00Z">
        <w:r>
          <w:rPr>
            <w:color w:val="000000" w:themeColor="text1"/>
          </w:rPr>
          <w:t>o</w:t>
        </w:r>
      </w:ins>
      <w:bookmarkStart w:id="142" w:name="_GoBack"/>
      <w:bookmarkEnd w:id="142"/>
      <w:del w:id="143" w:author="James Rae" w:date="2018-10-22T12:49:00Z">
        <w:r w:rsidR="007C79F5" w:rsidDel="004A2FAB">
          <w:rPr>
            <w:color w:val="000000" w:themeColor="text1"/>
          </w:rPr>
          <w:delText>O</w:delText>
        </w:r>
      </w:del>
      <w:r w:rsidR="007C79F5">
        <w:rPr>
          <w:color w:val="000000" w:themeColor="text1"/>
        </w:rPr>
        <w:t xml:space="preserve">ur findings </w:t>
      </w:r>
      <w:r w:rsidR="0021231D">
        <w:rPr>
          <w:color w:val="000000" w:themeColor="text1"/>
        </w:rPr>
        <w:t>suggest</w:t>
      </w:r>
      <w:r w:rsidR="001F5A54">
        <w:rPr>
          <w:color w:val="000000" w:themeColor="text1"/>
        </w:rPr>
        <w:t xml:space="preserve"> that </w:t>
      </w:r>
      <w:r w:rsidR="008708F4">
        <w:rPr>
          <w:color w:val="000000" w:themeColor="text1"/>
        </w:rPr>
        <w:t>cross-group friendship</w:t>
      </w:r>
      <w:r w:rsidR="001F5A54">
        <w:rPr>
          <w:color w:val="000000" w:themeColor="text1"/>
        </w:rPr>
        <w:t xml:space="preserve"> can </w:t>
      </w:r>
      <w:r w:rsidR="00A640F4">
        <w:rPr>
          <w:color w:val="000000" w:themeColor="text1"/>
        </w:rPr>
        <w:t>overcome</w:t>
      </w:r>
      <w:r w:rsidR="00B33AE1">
        <w:rPr>
          <w:color w:val="000000" w:themeColor="text1"/>
        </w:rPr>
        <w:t xml:space="preserve"> </w:t>
      </w:r>
      <w:r w:rsidR="00517894">
        <w:rPr>
          <w:color w:val="000000" w:themeColor="text1"/>
        </w:rPr>
        <w:t>these divisions</w:t>
      </w:r>
      <w:r w:rsidR="0091600A">
        <w:rPr>
          <w:color w:val="000000" w:themeColor="text1"/>
        </w:rPr>
        <w:t xml:space="preserve"> </w:t>
      </w:r>
      <w:r w:rsidR="00A640F4">
        <w:rPr>
          <w:color w:val="000000" w:themeColor="text1"/>
        </w:rPr>
        <w:t>by fostering</w:t>
      </w:r>
      <w:r w:rsidR="003F0012">
        <w:rPr>
          <w:color w:val="000000" w:themeColor="text1"/>
        </w:rPr>
        <w:t xml:space="preserve"> </w:t>
      </w:r>
      <w:r w:rsidR="00297D4B">
        <w:rPr>
          <w:color w:val="000000" w:themeColor="text1"/>
        </w:rPr>
        <w:t xml:space="preserve">social </w:t>
      </w:r>
      <w:r w:rsidR="003F0012">
        <w:rPr>
          <w:color w:val="000000" w:themeColor="text1"/>
        </w:rPr>
        <w:t xml:space="preserve">identities that include Indians of </w:t>
      </w:r>
      <w:r w:rsidR="005E73CD">
        <w:rPr>
          <w:color w:val="000000" w:themeColor="text1"/>
        </w:rPr>
        <w:t>all</w:t>
      </w:r>
      <w:r w:rsidR="003F0012">
        <w:rPr>
          <w:color w:val="000000" w:themeColor="text1"/>
        </w:rPr>
        <w:t xml:space="preserve"> castes and religions</w:t>
      </w:r>
      <w:r w:rsidR="00A640F4">
        <w:rPr>
          <w:color w:val="000000" w:themeColor="text1"/>
        </w:rPr>
        <w:t>.</w:t>
      </w:r>
      <w:r w:rsidR="00ED527A">
        <w:rPr>
          <w:color w:val="000000" w:themeColor="text1"/>
        </w:rPr>
        <w:t xml:space="preserve"> </w:t>
      </w:r>
      <w:r w:rsidR="00771E28">
        <w:rPr>
          <w:color w:val="000000" w:themeColor="text1"/>
        </w:rPr>
        <w:t xml:space="preserve">As more inclusive identities were related to less social distance and more </w:t>
      </w:r>
      <w:r w:rsidR="00F740F3">
        <w:rPr>
          <w:color w:val="000000" w:themeColor="text1"/>
        </w:rPr>
        <w:t>warmth</w:t>
      </w:r>
      <w:r w:rsidR="00771E28">
        <w:rPr>
          <w:color w:val="000000" w:themeColor="text1"/>
        </w:rPr>
        <w:t xml:space="preserve"> toward </w:t>
      </w:r>
      <w:r w:rsidR="003C5624">
        <w:rPr>
          <w:color w:val="000000" w:themeColor="text1"/>
        </w:rPr>
        <w:t xml:space="preserve">caste and religious minorities, </w:t>
      </w:r>
      <w:r w:rsidR="00BA514D">
        <w:rPr>
          <w:color w:val="000000" w:themeColor="text1"/>
        </w:rPr>
        <w:t>our research shows</w:t>
      </w:r>
      <w:r w:rsidR="003C5624">
        <w:rPr>
          <w:color w:val="000000" w:themeColor="text1"/>
        </w:rPr>
        <w:t xml:space="preserve"> </w:t>
      </w:r>
      <w:r w:rsidR="00ED527A">
        <w:rPr>
          <w:color w:val="000000" w:themeColor="text1"/>
        </w:rPr>
        <w:t xml:space="preserve">that positive contact </w:t>
      </w:r>
      <w:r w:rsidR="005D3EE9">
        <w:rPr>
          <w:color w:val="000000" w:themeColor="text1"/>
        </w:rPr>
        <w:t>could help</w:t>
      </w:r>
      <w:r w:rsidR="00ED527A">
        <w:rPr>
          <w:color w:val="000000" w:themeColor="text1"/>
        </w:rPr>
        <w:t xml:space="preserve"> reduce </w:t>
      </w:r>
      <w:r w:rsidR="006815CC">
        <w:rPr>
          <w:color w:val="000000" w:themeColor="text1"/>
        </w:rPr>
        <w:t>interpersonal</w:t>
      </w:r>
      <w:r w:rsidR="00BA514D">
        <w:rPr>
          <w:color w:val="000000" w:themeColor="text1"/>
        </w:rPr>
        <w:t xml:space="preserve"> discrimination and</w:t>
      </w:r>
      <w:r w:rsidR="006815CC">
        <w:rPr>
          <w:color w:val="000000" w:themeColor="text1"/>
        </w:rPr>
        <w:t xml:space="preserve"> </w:t>
      </w:r>
      <w:r w:rsidR="00BA514D">
        <w:rPr>
          <w:color w:val="000000" w:themeColor="text1"/>
        </w:rPr>
        <w:t xml:space="preserve">violence </w:t>
      </w:r>
      <w:r w:rsidR="005E0AD6">
        <w:rPr>
          <w:color w:val="000000" w:themeColor="text1"/>
        </w:rPr>
        <w:t xml:space="preserve">against </w:t>
      </w:r>
      <w:r w:rsidR="00BA514D">
        <w:rPr>
          <w:color w:val="000000" w:themeColor="text1"/>
        </w:rPr>
        <w:t xml:space="preserve">these groups. </w:t>
      </w:r>
      <w:r w:rsidR="00B13AB3">
        <w:rPr>
          <w:color w:val="000000" w:themeColor="text1"/>
        </w:rPr>
        <w:t xml:space="preserve">In line with recent research (e.g., </w:t>
      </w:r>
      <w:r w:rsidR="00E1555F">
        <w:rPr>
          <w:color w:val="000000" w:themeColor="text1"/>
        </w:rPr>
        <w:t xml:space="preserve">Hayward, Tropp, Hornsey, &amp; Barlow, 2017), </w:t>
      </w:r>
      <w:r w:rsidR="00BD3D52">
        <w:rPr>
          <w:color w:val="000000" w:themeColor="text1"/>
        </w:rPr>
        <w:t xml:space="preserve">we found that negative contact could exacerbate </w:t>
      </w:r>
      <w:r w:rsidR="00C670FA">
        <w:rPr>
          <w:color w:val="000000" w:themeColor="text1"/>
        </w:rPr>
        <w:t xml:space="preserve">social divisions by </w:t>
      </w:r>
      <w:r w:rsidR="007E7363">
        <w:rPr>
          <w:color w:val="000000" w:themeColor="text1"/>
        </w:rPr>
        <w:t xml:space="preserve">fostering </w:t>
      </w:r>
      <w:r w:rsidR="00C670FA">
        <w:rPr>
          <w:color w:val="000000" w:themeColor="text1"/>
        </w:rPr>
        <w:t>less inclusive identities.</w:t>
      </w:r>
      <w:r w:rsidR="007E7363">
        <w:rPr>
          <w:color w:val="000000" w:themeColor="text1"/>
        </w:rPr>
        <w:t xml:space="preserve"> </w:t>
      </w:r>
      <w:r w:rsidR="008E2BCE">
        <w:rPr>
          <w:color w:val="000000" w:themeColor="text1"/>
        </w:rPr>
        <w:t xml:space="preserve">More broadly, our </w:t>
      </w:r>
      <w:r w:rsidR="00420831">
        <w:rPr>
          <w:color w:val="000000" w:themeColor="text1"/>
        </w:rPr>
        <w:t>research</w:t>
      </w:r>
      <w:r w:rsidR="008E2BCE">
        <w:rPr>
          <w:color w:val="000000" w:themeColor="text1"/>
        </w:rPr>
        <w:t xml:space="preserve"> speak</w:t>
      </w:r>
      <w:r w:rsidR="00420831">
        <w:rPr>
          <w:color w:val="000000" w:themeColor="text1"/>
        </w:rPr>
        <w:t>s</w:t>
      </w:r>
      <w:r w:rsidR="008E2BCE">
        <w:rPr>
          <w:color w:val="000000" w:themeColor="text1"/>
        </w:rPr>
        <w:t xml:space="preserve"> to </w:t>
      </w:r>
      <w:r w:rsidR="008913A7" w:rsidRPr="008913A7">
        <w:rPr>
          <w:i/>
          <w:color w:val="000000" w:themeColor="text1"/>
        </w:rPr>
        <w:t>how</w:t>
      </w:r>
      <w:r w:rsidR="008913A7">
        <w:rPr>
          <w:color w:val="000000" w:themeColor="text1"/>
        </w:rPr>
        <w:t xml:space="preserve"> contact reduces prejudice (Pettigrew &amp; Tropp, 2008). </w:t>
      </w:r>
      <w:r w:rsidR="00F6008D">
        <w:rPr>
          <w:color w:val="000000" w:themeColor="text1"/>
        </w:rPr>
        <w:t>O</w:t>
      </w:r>
      <w:r w:rsidR="00420831">
        <w:rPr>
          <w:color w:val="000000" w:themeColor="text1"/>
        </w:rPr>
        <w:t xml:space="preserve">ur findings </w:t>
      </w:r>
      <w:r w:rsidR="003F1B7C">
        <w:rPr>
          <w:color w:val="000000" w:themeColor="text1"/>
        </w:rPr>
        <w:t>support arguments</w:t>
      </w:r>
      <w:r w:rsidR="002F7C80">
        <w:rPr>
          <w:color w:val="000000" w:themeColor="text1"/>
        </w:rPr>
        <w:t xml:space="preserve"> (</w:t>
      </w:r>
      <w:r w:rsidR="002F7C80" w:rsidRPr="002F7C80">
        <w:rPr>
          <w:color w:val="000000" w:themeColor="text1"/>
        </w:rPr>
        <w:t xml:space="preserve">Gaertner </w:t>
      </w:r>
      <w:r w:rsidR="002F7C80">
        <w:rPr>
          <w:color w:val="000000" w:themeColor="text1"/>
        </w:rPr>
        <w:t>&amp;</w:t>
      </w:r>
      <w:r w:rsidR="002F7C80" w:rsidRPr="002F7C80">
        <w:rPr>
          <w:color w:val="000000" w:themeColor="text1"/>
        </w:rPr>
        <w:t xml:space="preserve"> Dovidio</w:t>
      </w:r>
      <w:r w:rsidR="002F7C80">
        <w:rPr>
          <w:color w:val="000000" w:themeColor="text1"/>
        </w:rPr>
        <w:t>, 2000; Pettigrew, 1998)</w:t>
      </w:r>
      <w:r w:rsidR="003F1B7C">
        <w:rPr>
          <w:color w:val="000000" w:themeColor="text1"/>
        </w:rPr>
        <w:t xml:space="preserve"> that contact </w:t>
      </w:r>
      <w:r w:rsidR="002F7C80">
        <w:rPr>
          <w:color w:val="000000" w:themeColor="text1"/>
        </w:rPr>
        <w:t xml:space="preserve">reduces </w:t>
      </w:r>
      <w:r w:rsidR="003F1B7C">
        <w:rPr>
          <w:color w:val="000000" w:themeColor="text1"/>
        </w:rPr>
        <w:t>prejudice</w:t>
      </w:r>
      <w:r w:rsidR="001D7503">
        <w:rPr>
          <w:color w:val="000000" w:themeColor="text1"/>
        </w:rPr>
        <w:t xml:space="preserve"> </w:t>
      </w:r>
      <w:r w:rsidR="003F1B7C">
        <w:rPr>
          <w:color w:val="000000" w:themeColor="text1"/>
        </w:rPr>
        <w:t>by changing how we understand our group memberships and social identities.</w:t>
      </w:r>
    </w:p>
    <w:p w14:paraId="1AEA840B" w14:textId="75A22B9D" w:rsidR="00823CCE" w:rsidRPr="00D93E23" w:rsidRDefault="00823CCE" w:rsidP="00823CCE">
      <w:r w:rsidRPr="00D93E23">
        <w:t xml:space="preserve">Our research also examined support for social change. Contrary to past research, neither positive nor negative contact (Reimer et al., 2017) were associated with support for social change in advantaged (Dixon et al., 2007) and disadvantaged (Dixon et al., 2012) groups. Similarly, more </w:t>
      </w:r>
      <w:r w:rsidRPr="00D93E23">
        <w:lastRenderedPageBreak/>
        <w:t>inclusive identities were not associated with opposition to affirmative action among the disadvantaged (Dovidio et al., 2012). Features of the participants’ situation might explain this discrepancy. As university students, participants ha</w:t>
      </w:r>
      <w:r w:rsidR="00856C43">
        <w:t>ve</w:t>
      </w:r>
      <w:r w:rsidRPr="00D93E23">
        <w:t xml:space="preserve"> personally experienced the impact of reservation policies. For SC/ST and OBC students, reservation policies made it easier to get admitted to state-funded universities. This experience </w:t>
      </w:r>
      <w:del w:id="144" w:author="James Rae" w:date="2018-10-22T12:48:00Z">
        <w:r w:rsidRPr="00D93E23" w:rsidDel="004A2FAB">
          <w:delText xml:space="preserve"> </w:delText>
        </w:r>
      </w:del>
      <w:r w:rsidRPr="00D93E23">
        <w:t xml:space="preserve">might explain why these students strongly support reservation (at least for their own group). For GM students, reservation policies made it more difficult to get admitted to state-funded universities. Echoing observations by Norton and Sommers (2011), this experience might explain why, in </w:t>
      </w:r>
      <w:del w:id="145" w:author="Nils Reimer" w:date="2018-10-11T16:10:00Z">
        <w:r w:rsidRPr="00D93E23" w:rsidDel="005227CC">
          <w:delText xml:space="preserve">stark </w:delText>
        </w:r>
      </w:del>
      <w:r w:rsidRPr="00D93E23">
        <w:t>contrast to societal realities, GM students saw themselves at a disadvantage relative to other caste groups. Together, these experiences make for a “strong situation” (Mischel, 1977) in which situational features limit the influence of individual differences.</w:t>
      </w:r>
    </w:p>
    <w:p w14:paraId="40E68A7D" w14:textId="362BC9F6" w:rsidR="005F7F46" w:rsidRPr="001A0393" w:rsidRDefault="00AC3EAA" w:rsidP="00720604">
      <w:r>
        <w:t>To conclude, we found</w:t>
      </w:r>
      <w:ins w:id="146" w:author="Nils Reimer" w:date="2018-10-15T09:25:00Z">
        <w:r w:rsidR="00AD3DFF">
          <w:t xml:space="preserve"> correlatio</w:t>
        </w:r>
      </w:ins>
      <w:ins w:id="147" w:author="Nils Reimer" w:date="2018-10-15T09:26:00Z">
        <w:r w:rsidR="00AD3DFF">
          <w:t>nal evidence</w:t>
        </w:r>
      </w:ins>
      <w:r>
        <w:t xml:space="preserve"> that intergroup contact can change not only how we see others, but also how we see ourselves. That is, intergroup contact can foster more inclusive social identities—and thus improve intergroup relations. Fostering more inclusive identities, however, does not necessarily overcome entrenched opposition to (or </w:t>
      </w:r>
      <w:r w:rsidR="00960A73">
        <w:t xml:space="preserve">undermine </w:t>
      </w:r>
      <w:r>
        <w:t>support for) affirmative action.</w:t>
      </w:r>
    </w:p>
    <w:sectPr w:rsidR="005F7F46" w:rsidRPr="001A0393" w:rsidSect="00436137">
      <w:headerReference w:type="default" r:id="rId11"/>
      <w:footerReference w:type="default" r:id="rId12"/>
      <w:pgSz w:w="11906" w:h="16838"/>
      <w:pgMar w:top="2160" w:right="2160" w:bottom="2160" w:left="21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James Rae" w:date="2018-10-15T18:28:00Z" w:initials="JR">
    <w:p w14:paraId="7EEB0BB1" w14:textId="64E1803D" w:rsidR="00AD3AD6" w:rsidRDefault="00AD3AD6">
      <w:pPr>
        <w:pStyle w:val="CommentText"/>
      </w:pPr>
      <w:r>
        <w:rPr>
          <w:rStyle w:val="CommentReference"/>
        </w:rPr>
        <w:annotationRef/>
      </w:r>
      <w:r>
        <w:t xml:space="preserve">This won’t translate as well to an American audience. They’d call it a “field” and not a “pitch”. Can you choose a sport that is </w:t>
      </w:r>
      <w:proofErr w:type="gramStart"/>
      <w:r>
        <w:t>pretty consistent</w:t>
      </w:r>
      <w:proofErr w:type="gramEnd"/>
      <w:r>
        <w:t xml:space="preserve"> everywhere? </w:t>
      </w:r>
    </w:p>
  </w:comment>
  <w:comment w:id="25" w:author="James Rae" w:date="2018-10-15T18:31:00Z" w:initials="JR">
    <w:p w14:paraId="08AA68B7" w14:textId="47846399" w:rsidR="00AD3AD6" w:rsidRDefault="00AD3AD6">
      <w:pPr>
        <w:pStyle w:val="CommentText"/>
      </w:pPr>
      <w:r>
        <w:rPr>
          <w:rStyle w:val="CommentReference"/>
        </w:rPr>
        <w:annotationRef/>
      </w:r>
      <w:r>
        <w:t>Not quite sure what you mean here</w:t>
      </w:r>
      <w:r w:rsidR="005C4060">
        <w:t xml:space="preserve">. I think this needs to be elaborated on a bit. </w:t>
      </w:r>
    </w:p>
  </w:comment>
  <w:comment w:id="29" w:author="James Rae" w:date="2018-10-15T18:32:00Z" w:initials="JR">
    <w:p w14:paraId="77A13B4E" w14:textId="34AEC5F6" w:rsidR="00AD3AD6" w:rsidRDefault="00AD3AD6">
      <w:pPr>
        <w:pStyle w:val="CommentText"/>
      </w:pPr>
      <w:r>
        <w:rPr>
          <w:rStyle w:val="CommentReference"/>
        </w:rPr>
        <w:annotationRef/>
      </w:r>
      <w:r>
        <w:t>The last sentence of the previous paragraph stated this aim</w:t>
      </w:r>
    </w:p>
  </w:comment>
  <w:comment w:id="31" w:author="James Rae" w:date="2018-10-22T11:36:00Z" w:initials="JR">
    <w:p w14:paraId="037D5F9C" w14:textId="733F4C03" w:rsidR="005C4060" w:rsidRDefault="005C4060">
      <w:pPr>
        <w:pStyle w:val="CommentText"/>
      </w:pPr>
      <w:r>
        <w:rPr>
          <w:rStyle w:val="CommentReference"/>
        </w:rPr>
        <w:annotationRef/>
      </w:r>
      <w:r>
        <w:t>Can always put this in the figure description</w:t>
      </w:r>
    </w:p>
  </w:comment>
  <w:comment w:id="33" w:author="James Rae" w:date="2018-10-22T11:42:00Z" w:initials="JR">
    <w:p w14:paraId="2D8E6332" w14:textId="4E6E1ACC" w:rsidR="008366D5" w:rsidRDefault="008366D5" w:rsidP="008366D5">
      <w:pPr>
        <w:pStyle w:val="CommentText"/>
        <w:ind w:firstLine="0"/>
      </w:pPr>
      <w:r>
        <w:rPr>
          <w:rStyle w:val="CommentReference"/>
        </w:rPr>
        <w:annotationRef/>
      </w:r>
      <w:r>
        <w:t xml:space="preserve">More might be needed here. Why would cognitive differentiation necessarily “overcome group differences in social identity </w:t>
      </w:r>
      <w:proofErr w:type="spellStart"/>
      <w:r>
        <w:t>construals</w:t>
      </w:r>
      <w:proofErr w:type="spellEnd"/>
      <w:r>
        <w:t xml:space="preserve">?” </w:t>
      </w:r>
    </w:p>
  </w:comment>
  <w:comment w:id="34" w:author="James Rae" w:date="2018-10-22T11:43:00Z" w:initials="JR">
    <w:p w14:paraId="772FF909" w14:textId="57704615" w:rsidR="002D15FE" w:rsidRDefault="002D15FE">
      <w:pPr>
        <w:pStyle w:val="CommentText"/>
      </w:pPr>
      <w:r>
        <w:rPr>
          <w:rStyle w:val="CommentReference"/>
        </w:rPr>
        <w:annotationRef/>
      </w:r>
      <w:r>
        <w:t>This sounds an abrupt shift. Why not saying something to the effect of “While intergroup contact may be an important antecedent of inclusive identities, inclusive identities may also have important downstream consequences, such as reducing intergroup bias.”</w:t>
      </w:r>
    </w:p>
  </w:comment>
  <w:comment w:id="38" w:author="James Rae" w:date="2018-10-22T11:48:00Z" w:initials="JR">
    <w:p w14:paraId="101E87FD" w14:textId="4E5CAE78" w:rsidR="0052202A" w:rsidRDefault="0052202A">
      <w:pPr>
        <w:pStyle w:val="CommentText"/>
      </w:pPr>
      <w:r>
        <w:rPr>
          <w:rStyle w:val="CommentReference"/>
        </w:rPr>
        <w:annotationRef/>
      </w:r>
      <w:r>
        <w:t>It feels like there should be a citation inserted in here somewhere</w:t>
      </w:r>
    </w:p>
  </w:comment>
  <w:comment w:id="40" w:author="James Rae" w:date="2018-10-22T11:53:00Z" w:initials="JR">
    <w:p w14:paraId="039DADA6" w14:textId="3EAA2D3F" w:rsidR="00F10445" w:rsidRDefault="00F10445">
      <w:pPr>
        <w:pStyle w:val="CommentText"/>
      </w:pPr>
      <w:r>
        <w:rPr>
          <w:rStyle w:val="CommentReference"/>
        </w:rPr>
        <w:annotationRef/>
      </w:r>
      <w:r>
        <w:t>I saw only 1 clear prediction in the intro (“</w:t>
      </w:r>
      <w:r w:rsidRPr="00F10445">
        <w:t>Together, these mechanisms suggest that more inclusive identities could reduce intergroup bias.</w:t>
      </w:r>
      <w:r>
        <w:t xml:space="preserve">”). The other ones seemed to be (a) that group differences might be more important that individual differences and (b) a nondirectional prediction that inclusive identities could be associated with </w:t>
      </w:r>
      <w:proofErr w:type="gramStart"/>
      <w:r>
        <w:t>more or less support</w:t>
      </w:r>
      <w:proofErr w:type="gramEnd"/>
      <w:r>
        <w:t xml:space="preserve"> for social change. </w:t>
      </w:r>
    </w:p>
  </w:comment>
  <w:comment w:id="41" w:author="James Rae" w:date="2018-10-22T12:02:00Z" w:initials="JR">
    <w:p w14:paraId="4F314B4D" w14:textId="327F550E" w:rsidR="00C601DC" w:rsidRDefault="00C601DC">
      <w:pPr>
        <w:pStyle w:val="CommentText"/>
      </w:pPr>
      <w:r>
        <w:rPr>
          <w:rStyle w:val="CommentReference"/>
        </w:rPr>
        <w:annotationRef/>
      </w:r>
      <w:r>
        <w:t xml:space="preserve">I really think that this should go into something like a Supplement for two reasons (1) lots of people may already know it and (2) it’s going </w:t>
      </w:r>
      <w:proofErr w:type="gramStart"/>
      <w:r>
        <w:t>pretty far</w:t>
      </w:r>
      <w:proofErr w:type="gramEnd"/>
      <w:r>
        <w:t xml:space="preserve"> in painting a context for people that don’t know it. </w:t>
      </w:r>
      <w:proofErr w:type="gramStart"/>
      <w:r>
        <w:t>So</w:t>
      </w:r>
      <w:proofErr w:type="gramEnd"/>
      <w:r>
        <w:t xml:space="preserve"> while useful, I don’t know if it’s critical to have in a short-report paper. </w:t>
      </w:r>
    </w:p>
  </w:comment>
  <w:comment w:id="51" w:author="James Rae" w:date="2018-10-22T12:07:00Z" w:initials="JR">
    <w:p w14:paraId="0999FD0B" w14:textId="458B33F0" w:rsidR="00C601DC" w:rsidRDefault="00C601DC">
      <w:pPr>
        <w:pStyle w:val="CommentText"/>
      </w:pPr>
      <w:r>
        <w:rPr>
          <w:rStyle w:val="CommentReference"/>
        </w:rPr>
        <w:annotationRef/>
      </w:r>
      <w:r>
        <w:t xml:space="preserve">Again, in my opinion this leaves me wanting to know more about what this exactly </w:t>
      </w:r>
      <w:proofErr w:type="gramStart"/>
      <w:r>
        <w:t>is</w:t>
      </w:r>
      <w:proofErr w:type="gramEnd"/>
      <w:r>
        <w:t xml:space="preserve"> and you don’t have time to full explicate the issue in this paper.</w:t>
      </w:r>
    </w:p>
  </w:comment>
  <w:comment w:id="54" w:author="James Rae" w:date="2018-10-22T12:10:00Z" w:initials="JR">
    <w:p w14:paraId="08544AFE" w14:textId="756B0873" w:rsidR="00C601DC" w:rsidRDefault="00C601DC">
      <w:pPr>
        <w:pStyle w:val="CommentText"/>
      </w:pPr>
      <w:r>
        <w:rPr>
          <w:rStyle w:val="CommentReference"/>
        </w:rPr>
        <w:annotationRef/>
      </w:r>
      <w:r>
        <w:t>At this point in the manuscript, I don’t think we yet know that this is where you respondents are from.</w:t>
      </w:r>
      <w:r w:rsidR="004368FB">
        <w:t xml:space="preserve"> Thus, it’s not clear why you’re giving this % for this </w:t>
      </w:r>
      <w:proofErr w:type="gramStart"/>
      <w:r w:rsidR="004368FB">
        <w:t>particular location</w:t>
      </w:r>
      <w:proofErr w:type="gramEnd"/>
      <w:r w:rsidR="004368FB">
        <w:t>. Maybe you could add some parentheses and say that respondents lived here?</w:t>
      </w:r>
    </w:p>
  </w:comment>
  <w:comment w:id="55" w:author="James Rae" w:date="2018-10-22T12:12:00Z" w:initials="JR">
    <w:p w14:paraId="51CB9B33" w14:textId="1C950BBE" w:rsidR="004368FB" w:rsidRDefault="004368FB" w:rsidP="004368FB">
      <w:pPr>
        <w:pStyle w:val="CommentText"/>
        <w:ind w:firstLine="0"/>
      </w:pPr>
      <w:r>
        <w:rPr>
          <w:rStyle w:val="CommentReference"/>
        </w:rPr>
        <w:annotationRef/>
      </w:r>
      <w:r>
        <w:t>Not necessary in my opinion</w:t>
      </w:r>
    </w:p>
  </w:comment>
  <w:comment w:id="58" w:author="James Rae" w:date="2018-10-22T11:52:00Z" w:initials="JR">
    <w:p w14:paraId="1F5931BD" w14:textId="08F0220D" w:rsidR="00274C39" w:rsidRDefault="00274C39" w:rsidP="00274C39">
      <w:pPr>
        <w:pStyle w:val="CommentText"/>
        <w:ind w:firstLine="0"/>
      </w:pPr>
      <w:r>
        <w:rPr>
          <w:rStyle w:val="CommentReference"/>
        </w:rPr>
        <w:annotationRef/>
      </w:r>
      <w:r>
        <w:t>Only include this if you’re going to use this term later in the manuscript</w:t>
      </w:r>
    </w:p>
  </w:comment>
  <w:comment w:id="62" w:author="James Rae" w:date="2018-10-22T11:59:00Z" w:initials="JR">
    <w:p w14:paraId="1980859B" w14:textId="68C90A53" w:rsidR="00672838" w:rsidRDefault="00672838">
      <w:pPr>
        <w:pStyle w:val="CommentText"/>
      </w:pPr>
      <w:r>
        <w:rPr>
          <w:rStyle w:val="CommentReference"/>
        </w:rPr>
        <w:annotationRef/>
      </w:r>
      <w:r>
        <w:t xml:space="preserve">This surprised me here. I don’t think the Introduction prepared me for it. I seem to recall you talking about how </w:t>
      </w:r>
      <w:r w:rsidR="00C601DC">
        <w:t xml:space="preserve">group membership – especially when groups differ in terms of status and power – are important. What I didn’t understand was how an individual difference variable – SDO – played into the mix. </w:t>
      </w:r>
    </w:p>
  </w:comment>
  <w:comment w:id="63" w:author="James Rae" w:date="2018-10-22T12:18:00Z" w:initials="JR">
    <w:p w14:paraId="5608303F" w14:textId="056A7E4A" w:rsidR="000C683E" w:rsidRDefault="000C683E">
      <w:pPr>
        <w:pStyle w:val="CommentText"/>
      </w:pPr>
      <w:r>
        <w:rPr>
          <w:rStyle w:val="CommentReference"/>
        </w:rPr>
        <w:annotationRef/>
      </w:r>
      <w:r>
        <w:t>This sounds odd. Does that literally mean that they did the study for things like pencils etc?</w:t>
      </w:r>
    </w:p>
  </w:comment>
  <w:comment w:id="64" w:author="James Rae" w:date="2018-10-22T12:16:00Z" w:initials="JR">
    <w:p w14:paraId="2741BFA4" w14:textId="73BF138D" w:rsidR="004368FB" w:rsidRDefault="004368FB">
      <w:pPr>
        <w:pStyle w:val="CommentText"/>
      </w:pPr>
      <w:r>
        <w:rPr>
          <w:rStyle w:val="CommentReference"/>
        </w:rPr>
        <w:annotationRef/>
      </w:r>
      <w:r>
        <w:t xml:space="preserve">I don’t think this should be a footnote. For SPPS, this is going to be a critical question – was the sample size </w:t>
      </w:r>
      <w:proofErr w:type="gramStart"/>
      <w:r>
        <w:t>sufficient</w:t>
      </w:r>
      <w:proofErr w:type="gramEnd"/>
      <w:r>
        <w:t xml:space="preserve"> for examining the questions of interest. Might as well make this front and </w:t>
      </w:r>
      <w:proofErr w:type="spellStart"/>
      <w:r>
        <w:t>center</w:t>
      </w:r>
      <w:proofErr w:type="spellEnd"/>
      <w:r>
        <w:t xml:space="preserve"> and make sure that the justification for the sample size is airtight (is there code that you used for this conclusion on OSF?).</w:t>
      </w:r>
    </w:p>
  </w:comment>
  <w:comment w:id="65" w:author="James Rae" w:date="2018-10-22T12:19:00Z" w:initials="JR">
    <w:p w14:paraId="746CA14F" w14:textId="6873B9D5" w:rsidR="00342123" w:rsidRDefault="00342123" w:rsidP="00342123">
      <w:pPr>
        <w:pStyle w:val="CommentText"/>
        <w:ind w:firstLine="0"/>
      </w:pPr>
      <w:r>
        <w:rPr>
          <w:rStyle w:val="CommentReference"/>
        </w:rPr>
        <w:annotationRef/>
      </w:r>
      <w:r>
        <w:t xml:space="preserve">In just giving this a quick readthrough (maybe I’m not thinking through you analyses enough), but it seems odd to exclude a group of size 27 (Muslims) while keeping two of size=8, right? Might want to just say a word or two about why this isn’t weird. </w:t>
      </w:r>
    </w:p>
  </w:comment>
  <w:comment w:id="66" w:author="James Rae" w:date="2018-10-22T12:21:00Z" w:initials="JR">
    <w:p w14:paraId="09593EBC" w14:textId="38C40B18" w:rsidR="00877B96" w:rsidRDefault="00877B96">
      <w:pPr>
        <w:pStyle w:val="CommentText"/>
      </w:pPr>
      <w:r>
        <w:rPr>
          <w:rStyle w:val="CommentReference"/>
        </w:rPr>
        <w:annotationRef/>
      </w:r>
      <w:r>
        <w:t>I like Table 1. Often these are messy looking but yours looks nice.</w:t>
      </w:r>
    </w:p>
  </w:comment>
  <w:comment w:id="93" w:author="James Rae" w:date="2018-10-22T12:31:00Z" w:initials="JR">
    <w:p w14:paraId="43904495" w14:textId="1396628A" w:rsidR="00BC2A98" w:rsidRDefault="00BC2A98">
      <w:pPr>
        <w:pStyle w:val="CommentText"/>
      </w:pPr>
      <w:r>
        <w:rPr>
          <w:rStyle w:val="CommentReference"/>
        </w:rPr>
        <w:annotationRef/>
      </w:r>
      <w:r>
        <w:t>I’d save some words by throwing this in the Supplemental Material.</w:t>
      </w:r>
    </w:p>
  </w:comment>
  <w:comment w:id="120" w:author="James Rae" w:date="2018-10-22T12:31:00Z" w:initials="JR">
    <w:p w14:paraId="0B4F1649" w14:textId="60BE0DED" w:rsidR="00BC2A98" w:rsidRDefault="00BC2A98">
      <w:pPr>
        <w:pStyle w:val="CommentText"/>
      </w:pPr>
      <w:r>
        <w:rPr>
          <w:rStyle w:val="CommentReference"/>
        </w:rPr>
        <w:annotationRef/>
      </w:r>
      <w:r>
        <w:t xml:space="preserve">I know you already know how I feel about </w:t>
      </w:r>
      <w:proofErr w:type="gramStart"/>
      <w:r>
        <w:t>this</w:t>
      </w:r>
      <w:proofErr w:type="gramEnd"/>
      <w:r>
        <w:t xml:space="preserve"> but I don’t think you can use a single sentence. Especially since this is so crucial to understanding your results. If I have time later this week, I’ll try and think of what kind of minimal info I’d want here. </w:t>
      </w:r>
    </w:p>
  </w:comment>
  <w:comment w:id="123" w:author="James Rae" w:date="2018-10-22T12:32:00Z" w:initials="JR">
    <w:p w14:paraId="3A2B6B4C" w14:textId="67802123" w:rsidR="00BD0BF7" w:rsidRDefault="00BD0BF7">
      <w:pPr>
        <w:pStyle w:val="CommentText"/>
      </w:pPr>
      <w:r>
        <w:rPr>
          <w:rStyle w:val="CommentReference"/>
        </w:rPr>
        <w:annotationRef/>
      </w:r>
      <w:r>
        <w:t xml:space="preserve">This seems reasonable. I also know that some other people have used this rule (I know there’s a Psych Science paper that uses it). Maybe cite one of </w:t>
      </w:r>
      <w:proofErr w:type="gramStart"/>
      <w:r>
        <w:t>these paper</w:t>
      </w:r>
      <w:proofErr w:type="gramEnd"/>
      <w:r>
        <w:t xml:space="preserve"> so it sounds more legitimate to a reviewer that doesn’t really understand this testing approach?</w:t>
      </w:r>
    </w:p>
  </w:comment>
  <w:comment w:id="127" w:author="James Rae" w:date="2018-10-22T12:37:00Z" w:initials="JR">
    <w:p w14:paraId="2D3B6B47" w14:textId="59070DE9" w:rsidR="00BD0BF7" w:rsidRDefault="00BD0BF7">
      <w:pPr>
        <w:pStyle w:val="CommentText"/>
      </w:pPr>
      <w:r>
        <w:rPr>
          <w:rStyle w:val="CommentReference"/>
        </w:rPr>
        <w:annotationRef/>
      </w:r>
      <w:r>
        <w:t>I felt like I needed to see this several times before I understood. Maybe some more clarification would be good?</w:t>
      </w:r>
    </w:p>
  </w:comment>
  <w:comment w:id="130" w:author="Nils Reimer" w:date="2018-10-05T16:24:00Z" w:initials="NKR">
    <w:p w14:paraId="76069C84" w14:textId="5E75D362" w:rsidR="00E546D1" w:rsidRDefault="00E546D1">
      <w:pPr>
        <w:pStyle w:val="CommentText"/>
      </w:pPr>
      <w:r>
        <w:rPr>
          <w:rStyle w:val="CommentReference"/>
        </w:rPr>
        <w:annotationRef/>
      </w:r>
      <w:r>
        <w:t>These two paragraphs consist of ~300 words, without adding much to the</w:t>
      </w:r>
      <w:r w:rsidR="00631C5C">
        <w:t xml:space="preserve"> overall picture.</w:t>
      </w:r>
    </w:p>
  </w:comment>
  <w:comment w:id="131" w:author="Nils Reimer" w:date="2018-10-05T16:25:00Z" w:initials="NKR">
    <w:p w14:paraId="693B4172" w14:textId="4C40B8F2" w:rsidR="00631C5C" w:rsidRDefault="00631C5C">
      <w:pPr>
        <w:pStyle w:val="CommentText"/>
      </w:pPr>
      <w:r>
        <w:rPr>
          <w:rStyle w:val="CommentReference"/>
        </w:rPr>
        <w:annotationRef/>
      </w:r>
      <w:r>
        <w:t>I should also wait for the results from the k-fold cross-validation.</w:t>
      </w:r>
    </w:p>
  </w:comment>
  <w:comment w:id="132" w:author="James Rae" w:date="2018-10-22T12:42:00Z" w:initials="JR">
    <w:p w14:paraId="73AEDB1A" w14:textId="05C6BB92" w:rsidR="004A2FAB" w:rsidRDefault="004A2FAB">
      <w:pPr>
        <w:pStyle w:val="CommentText"/>
      </w:pPr>
      <w:r>
        <w:rPr>
          <w:rStyle w:val="CommentReference"/>
        </w:rPr>
        <w:annotationRef/>
      </w:r>
      <w:r>
        <w:t xml:space="preserve">This many estimates in the text suggest that a table is warranted if you want to keep this all. It’s </w:t>
      </w:r>
      <w:proofErr w:type="gramStart"/>
      <w:r>
        <w:t>really hard</w:t>
      </w:r>
      <w:proofErr w:type="gramEnd"/>
      <w:r>
        <w:t xml:space="preserve"> to read this with all the estimates!</w:t>
      </w:r>
    </w:p>
  </w:comment>
  <w:comment w:id="136" w:author="James Rae" w:date="2018-10-22T12:45:00Z" w:initials="JR">
    <w:p w14:paraId="34168CA8" w14:textId="07846A8A" w:rsidR="004A2FAB" w:rsidRDefault="004A2FAB">
      <w:pPr>
        <w:pStyle w:val="CommentText"/>
      </w:pPr>
      <w:r>
        <w:rPr>
          <w:rStyle w:val="CommentReference"/>
        </w:rPr>
        <w:annotationRef/>
      </w:r>
      <w:proofErr w:type="gramStart"/>
      <w:r>
        <w:t>Generally</w:t>
      </w:r>
      <w:proofErr w:type="gramEnd"/>
      <w:r>
        <w:t xml:space="preserve"> I see the limitations at the end of the Discussion section. Is there some reason why it comes before discussion of the implications etc.?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EB0BB1" w15:done="0"/>
  <w15:commentEx w15:paraId="08AA68B7" w15:done="0"/>
  <w15:commentEx w15:paraId="77A13B4E" w15:done="0"/>
  <w15:commentEx w15:paraId="037D5F9C" w15:done="0"/>
  <w15:commentEx w15:paraId="2D8E6332" w15:done="0"/>
  <w15:commentEx w15:paraId="772FF909" w15:done="0"/>
  <w15:commentEx w15:paraId="101E87FD" w15:done="0"/>
  <w15:commentEx w15:paraId="039DADA6" w15:done="0"/>
  <w15:commentEx w15:paraId="4F314B4D" w15:done="0"/>
  <w15:commentEx w15:paraId="0999FD0B" w15:done="0"/>
  <w15:commentEx w15:paraId="08544AFE" w15:done="0"/>
  <w15:commentEx w15:paraId="51CB9B33" w15:done="0"/>
  <w15:commentEx w15:paraId="1F5931BD" w15:done="0"/>
  <w15:commentEx w15:paraId="1980859B" w15:done="0"/>
  <w15:commentEx w15:paraId="5608303F" w15:done="0"/>
  <w15:commentEx w15:paraId="2741BFA4" w15:done="0"/>
  <w15:commentEx w15:paraId="746CA14F" w15:done="0"/>
  <w15:commentEx w15:paraId="09593EBC" w15:done="0"/>
  <w15:commentEx w15:paraId="43904495" w15:done="0"/>
  <w15:commentEx w15:paraId="0B4F1649" w15:done="0"/>
  <w15:commentEx w15:paraId="3A2B6B4C" w15:done="0"/>
  <w15:commentEx w15:paraId="2D3B6B47" w15:done="0"/>
  <w15:commentEx w15:paraId="76069C84" w15:done="0"/>
  <w15:commentEx w15:paraId="693B4172" w15:paraIdParent="76069C84" w15:done="0"/>
  <w15:commentEx w15:paraId="73AEDB1A" w15:paraIdParent="76069C84" w15:done="0"/>
  <w15:commentEx w15:paraId="34168C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EB0BB1" w16cid:durableId="1F6F5AB4"/>
  <w16cid:commentId w16cid:paraId="08AA68B7" w16cid:durableId="1F6F5B81"/>
  <w16cid:commentId w16cid:paraId="77A13B4E" w16cid:durableId="1F6F5BCE"/>
  <w16cid:commentId w16cid:paraId="037D5F9C" w16cid:durableId="1F7834D2"/>
  <w16cid:commentId w16cid:paraId="2D8E6332" w16cid:durableId="1F783614"/>
  <w16cid:commentId w16cid:paraId="772FF909" w16cid:durableId="1F783672"/>
  <w16cid:commentId w16cid:paraId="101E87FD" w16cid:durableId="1F783772"/>
  <w16cid:commentId w16cid:paraId="039DADA6" w16cid:durableId="1F7838D4"/>
  <w16cid:commentId w16cid:paraId="4F314B4D" w16cid:durableId="1F783ACB"/>
  <w16cid:commentId w16cid:paraId="0999FD0B" w16cid:durableId="1F783BFE"/>
  <w16cid:commentId w16cid:paraId="08544AFE" w16cid:durableId="1F783CB2"/>
  <w16cid:commentId w16cid:paraId="51CB9B33" w16cid:durableId="1F783D3D"/>
  <w16cid:commentId w16cid:paraId="1F5931BD" w16cid:durableId="1F783890"/>
  <w16cid:commentId w16cid:paraId="1980859B" w16cid:durableId="1F783A37"/>
  <w16cid:commentId w16cid:paraId="5608303F" w16cid:durableId="1F783E93"/>
  <w16cid:commentId w16cid:paraId="2741BFA4" w16cid:durableId="1F783E38"/>
  <w16cid:commentId w16cid:paraId="746CA14F" w16cid:durableId="1F783EE4"/>
  <w16cid:commentId w16cid:paraId="09593EBC" w16cid:durableId="1F783F36"/>
  <w16cid:commentId w16cid:paraId="43904495" w16cid:durableId="1F78419A"/>
  <w16cid:commentId w16cid:paraId="0B4F1649" w16cid:durableId="1F7841AE"/>
  <w16cid:commentId w16cid:paraId="3A2B6B4C" w16cid:durableId="1F7841EB"/>
  <w16cid:commentId w16cid:paraId="2D3B6B47" w16cid:durableId="1F7842F6"/>
  <w16cid:commentId w16cid:paraId="76069C84" w16cid:durableId="1F620EB3"/>
  <w16cid:commentId w16cid:paraId="693B4172" w16cid:durableId="1F620EE1"/>
  <w16cid:commentId w16cid:paraId="73AEDB1A" w16cid:durableId="1F784440"/>
  <w16cid:commentId w16cid:paraId="34168CA8" w16cid:durableId="1F7844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45997" w14:textId="77777777" w:rsidR="00D51373" w:rsidRDefault="00D51373" w:rsidP="00D70BCD">
      <w:r>
        <w:separator/>
      </w:r>
    </w:p>
  </w:endnote>
  <w:endnote w:type="continuationSeparator" w:id="0">
    <w:p w14:paraId="219F7538" w14:textId="77777777" w:rsidR="00D51373" w:rsidRDefault="00D51373" w:rsidP="00D70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Pro">
    <w:altName w:val="Cambria"/>
    <w:panose1 w:val="00000000000000000000"/>
    <w:charset w:val="00"/>
    <w:family w:val="roman"/>
    <w:notTrueType/>
    <w:pitch w:val="variable"/>
    <w:sig w:usb0="60000287" w:usb1="00000001" w:usb2="00000000" w:usb3="00000000" w:csb0="0000019F" w:csb1="00000000"/>
  </w:font>
  <w:font w:name="Segoe UI">
    <w:altName w:val="Athelas Bold Italic"/>
    <w:panose1 w:val="020B0502040204020203"/>
    <w:charset w:val="00"/>
    <w:family w:val="swiss"/>
    <w:pitch w:val="variable"/>
    <w:sig w:usb0="E4002EFF" w:usb1="C000E47F" w:usb2="00000009" w:usb3="00000000" w:csb0="000001FF" w:csb1="00000000"/>
    <w:embedRegular r:id="rId1" w:fontKey="{FFF01654-DD8B-4166-BC2C-05B46F9162CA}"/>
  </w:font>
  <w:font w:name="Cambria Math">
    <w:panose1 w:val="02040503050406030204"/>
    <w:charset w:val="00"/>
    <w:family w:val="roman"/>
    <w:pitch w:val="variable"/>
    <w:sig w:usb0="E00006FF" w:usb1="420024FF" w:usb2="02000000" w:usb3="00000000" w:csb0="0000019F" w:csb1="00000000"/>
    <w:embedRegular r:id="rId2" w:fontKey="{2CB582CA-F280-4B22-B856-D03EA94C02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2550772"/>
      <w:docPartObj>
        <w:docPartGallery w:val="Page Numbers (Bottom of Page)"/>
        <w:docPartUnique/>
      </w:docPartObj>
    </w:sdtPr>
    <w:sdtEndPr>
      <w:rPr>
        <w:noProof/>
      </w:rPr>
    </w:sdtEndPr>
    <w:sdtContent>
      <w:p w14:paraId="7BF6BBCF" w14:textId="020DB9CA" w:rsidR="00A31EBA" w:rsidRDefault="00A31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058" w14:textId="03194849" w:rsidR="00BA6652" w:rsidRDefault="00BA6652" w:rsidP="00A31EBA">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EBAB8" w14:textId="77777777" w:rsidR="00D51373" w:rsidRDefault="00D51373" w:rsidP="00AE1BFA">
      <w:pPr>
        <w:ind w:firstLine="0"/>
      </w:pPr>
      <w:r>
        <w:separator/>
      </w:r>
    </w:p>
  </w:footnote>
  <w:footnote w:type="continuationSeparator" w:id="0">
    <w:p w14:paraId="2D32893B" w14:textId="77777777" w:rsidR="00D51373" w:rsidRDefault="00D51373" w:rsidP="00D70BCD">
      <w:r>
        <w:continuationSeparator/>
      </w:r>
    </w:p>
  </w:footnote>
  <w:footnote w:id="1">
    <w:p w14:paraId="4A3929B8" w14:textId="38D46ADE" w:rsidR="007B6C29" w:rsidRDefault="007B6C29">
      <w:pPr>
        <w:pStyle w:val="FootnoteText"/>
      </w:pPr>
      <w:r>
        <w:rPr>
          <w:rStyle w:val="FootnoteReference"/>
        </w:rPr>
        <w:footnoteRef/>
      </w:r>
      <w:r>
        <w:t xml:space="preserve"> Reanalysing existing data (van Dommelen et al., 2015), </w:t>
      </w:r>
      <w:r>
        <w:rPr>
          <w:rStyle w:val="CommentReference"/>
        </w:rPr>
        <w:annotationRef/>
      </w:r>
      <w:r>
        <w:t xml:space="preserve">we </w:t>
      </w:r>
      <w:r w:rsidR="00B46F21">
        <w:t>determined</w:t>
      </w:r>
      <w:r>
        <w:t xml:space="preserve"> that ~100 responses per </w:t>
      </w:r>
      <w:r w:rsidR="002D4168">
        <w:t>participant</w:t>
      </w:r>
      <w:r>
        <w:t xml:space="preserve"> group would </w:t>
      </w:r>
      <w:r w:rsidR="00B46F21">
        <w:t>allow</w:t>
      </w:r>
      <w:r>
        <w:t xml:space="preserve"> reasonably precise </w:t>
      </w:r>
      <w:r w:rsidR="00BD69A9">
        <w:t>estimates</w:t>
      </w:r>
      <w:r w:rsidR="004E67FA">
        <w:t xml:space="preserve"> of the relevant parameters</w:t>
      </w:r>
      <w:r w:rsidR="00581535">
        <w:t>.</w:t>
      </w:r>
    </w:p>
  </w:footnote>
  <w:footnote w:id="2">
    <w:p w14:paraId="39738EB0" w14:textId="41F0B7F0" w:rsidR="00BF3FB9" w:rsidRDefault="00BF3FB9" w:rsidP="004D448F">
      <w:pPr>
        <w:pStyle w:val="FootnoteText"/>
      </w:pPr>
      <w:r>
        <w:rPr>
          <w:rStyle w:val="FootnoteReference"/>
        </w:rPr>
        <w:footnoteRef/>
      </w:r>
      <w:r>
        <w:t xml:space="preserve"> </w:t>
      </w:r>
      <w:r w:rsidR="000F1D48">
        <w:t>We</w:t>
      </w:r>
      <w:r w:rsidR="004D448F">
        <w:t xml:space="preserve"> excluded Muslim participants as this subsample was too small </w:t>
      </w:r>
      <w:r w:rsidR="00A9706A">
        <w:t>for meaningful analyses</w:t>
      </w:r>
      <w:r w:rsidR="004D448F">
        <w:t>.</w:t>
      </w:r>
    </w:p>
  </w:footnote>
  <w:footnote w:id="3">
    <w:p w14:paraId="5F2901C3" w14:textId="35F74B15" w:rsidR="00A632FB" w:rsidRDefault="00A632FB" w:rsidP="00D66C1D">
      <w:pPr>
        <w:pStyle w:val="FootnoteText"/>
      </w:pPr>
      <w:r>
        <w:rPr>
          <w:rStyle w:val="FootnoteReference"/>
        </w:rPr>
        <w:footnoteRef/>
      </w:r>
      <w:r>
        <w:t xml:space="preserve"> </w:t>
      </w:r>
      <w:r w:rsidR="00821980">
        <w:t xml:space="preserve">Replicating </w:t>
      </w:r>
      <w:r w:rsidR="00821980" w:rsidRPr="00821980">
        <w:t>Ho et al.</w:t>
      </w:r>
      <w:r w:rsidR="00821980">
        <w:t>’s</w:t>
      </w:r>
      <w:r w:rsidR="00821980" w:rsidRPr="00821980">
        <w:t xml:space="preserve"> (2015)</w:t>
      </w:r>
      <w:r w:rsidR="00821980">
        <w:t xml:space="preserve"> findings, </w:t>
      </w:r>
      <w:r w:rsidR="00D66C1D">
        <w:t xml:space="preserve">we found </w:t>
      </w:r>
      <w:r w:rsidR="00D247C5">
        <w:t>a</w:t>
      </w:r>
      <w:r w:rsidR="00D66C1D">
        <w:t xml:space="preserve"> four-factor model (</w:t>
      </w:r>
      <w:r w:rsidR="00E46D9B">
        <w:t>with two method factors</w:t>
      </w:r>
      <w:r w:rsidR="00D66C1D">
        <w:t xml:space="preserve">) to </w:t>
      </w:r>
      <w:r w:rsidR="0082485D">
        <w:t>represent</w:t>
      </w:r>
      <w:r w:rsidR="00D66C1D">
        <w:t xml:space="preserve"> the data better than </w:t>
      </w:r>
      <w:r w:rsidR="00E5356A">
        <w:t xml:space="preserve">the </w:t>
      </w:r>
      <w:r w:rsidR="00D66C1D">
        <w:t>one-factor (</w:t>
      </w:r>
      <w:r w:rsidR="00E5356A">
        <w:t>Δχ² </w:t>
      </w:r>
      <w:r w:rsidR="00D66C1D">
        <w:t>=</w:t>
      </w:r>
      <w:r w:rsidR="00E5356A">
        <w:t> </w:t>
      </w:r>
      <w:r w:rsidR="00D66C1D">
        <w:t xml:space="preserve">155.14, </w:t>
      </w:r>
      <w:r w:rsidR="00D66C1D" w:rsidRPr="00E5356A">
        <w:rPr>
          <w:i/>
        </w:rPr>
        <w:t>p</w:t>
      </w:r>
      <w:r w:rsidR="00E5356A">
        <w:rPr>
          <w:i/>
        </w:rPr>
        <w:t> </w:t>
      </w:r>
      <w:r w:rsidR="00D66C1D">
        <w:t>&lt;</w:t>
      </w:r>
      <w:r w:rsidR="00E5356A">
        <w:t> </w:t>
      </w:r>
      <w:r w:rsidR="00D66C1D">
        <w:t>.001) or two-factor (</w:t>
      </w:r>
      <w:r w:rsidR="00E5356A">
        <w:t>Δχ² = </w:t>
      </w:r>
      <w:r w:rsidR="00D66C1D">
        <w:t xml:space="preserve">138.67, </w:t>
      </w:r>
      <w:r w:rsidR="00D66C1D" w:rsidRPr="00E5356A">
        <w:rPr>
          <w:i/>
        </w:rPr>
        <w:t>p</w:t>
      </w:r>
      <w:r w:rsidR="00E5356A">
        <w:t> </w:t>
      </w:r>
      <w:r w:rsidR="00D66C1D">
        <w:t>&lt;</w:t>
      </w:r>
      <w:r w:rsidR="00E5356A">
        <w:t> </w:t>
      </w:r>
      <w:r w:rsidR="00D66C1D">
        <w:t xml:space="preserve">.001) alternatives. </w:t>
      </w:r>
      <w:r w:rsidR="00E46D9B">
        <w:t>Accounting for this structure</w:t>
      </w:r>
      <w:r w:rsidR="00D66C1D">
        <w:t xml:space="preserve">, </w:t>
      </w:r>
      <w:r w:rsidR="00E46D9B">
        <w:t>we</w:t>
      </w:r>
      <w:r w:rsidR="00D66C1D">
        <w:t xml:space="preserve"> used latent factor scores </w:t>
      </w:r>
      <w:r w:rsidR="00405A9A">
        <w:t>for</w:t>
      </w:r>
      <w:r w:rsidR="00D66C1D">
        <w:t xml:space="preserve"> SDO-D</w:t>
      </w:r>
      <w:r w:rsidR="00D247C5">
        <w:t>ominance</w:t>
      </w:r>
      <w:r w:rsidR="00D66C1D">
        <w:t xml:space="preserve"> and SDO-E</w:t>
      </w:r>
      <w:r w:rsidR="00D247C5">
        <w:t>galitarianism</w:t>
      </w:r>
      <w:r w:rsidR="00405A9A">
        <w:t xml:space="preserve"> in </w:t>
      </w:r>
      <w:r w:rsidR="00D43DCA">
        <w:t>our</w:t>
      </w:r>
      <w:r w:rsidR="00405A9A">
        <w:t xml:space="preserve"> analyses</w:t>
      </w:r>
      <w:r w:rsidR="00D66C1D">
        <w:t>.</w:t>
      </w:r>
    </w:p>
  </w:footnote>
  <w:footnote w:id="4">
    <w:p w14:paraId="7BCC7CE3" w14:textId="106F6508" w:rsidR="009175D7" w:rsidRDefault="009175D7">
      <w:pPr>
        <w:pStyle w:val="FootnoteText"/>
      </w:pPr>
      <w:r>
        <w:rPr>
          <w:rStyle w:val="FootnoteReference"/>
        </w:rPr>
        <w:footnoteRef/>
      </w:r>
      <w:r>
        <w:t xml:space="preserve"> </w:t>
      </w:r>
      <w:moveToRangeStart w:id="83" w:author="Nils Reimer" w:date="2018-10-11T15:59:00Z" w:name="move527036912"/>
      <w:moveTo w:id="84" w:author="Nils Reimer" w:date="2018-10-11T15:59:00Z">
        <w:del w:id="85" w:author="Nils Reimer" w:date="2018-10-11T16:00:00Z">
          <w:r w:rsidR="00E94A2F" w:rsidRPr="002A0FC1" w:rsidDel="00E94A2F">
            <w:delText xml:space="preserve">As discussed, van Dommelen et al. (2015) analysed </w:delText>
          </w:r>
          <w:r w:rsidR="00E94A2F" w:rsidRPr="002A0FC1" w:rsidDel="00E94A2F">
            <w:rPr>
              <w:i/>
            </w:rPr>
            <w:delText>which</w:delText>
          </w:r>
          <w:r w:rsidR="00E94A2F" w:rsidRPr="002A0FC1" w:rsidDel="00E94A2F">
            <w:delText xml:space="preserve"> and </w:delText>
          </w:r>
          <w:r w:rsidR="00E94A2F" w:rsidRPr="002A0FC1" w:rsidDel="00E94A2F">
            <w:rPr>
              <w:i/>
            </w:rPr>
            <w:delText>how many</w:delText>
          </w:r>
          <w:r w:rsidR="00E94A2F" w:rsidRPr="002A0FC1" w:rsidDel="00E94A2F">
            <w:delText xml:space="preserve"> targets participants included in their ingroup as two distinct questions. </w:delText>
          </w:r>
        </w:del>
      </w:moveTo>
      <w:moveToRangeEnd w:id="83"/>
      <w:r>
        <w:t xml:space="preserve">In Appendix </w:t>
      </w:r>
      <w:r w:rsidR="00210634">
        <w:t>B</w:t>
      </w:r>
      <w:r>
        <w:t xml:space="preserve">, we report analyses </w:t>
      </w:r>
      <w:r w:rsidR="00796018">
        <w:t>using</w:t>
      </w:r>
      <w:r w:rsidR="008C6741">
        <w:t xml:space="preserve"> van Dommelen et al.’s (2015) </w:t>
      </w:r>
      <w:r w:rsidR="00796018">
        <w:t>operationalisation</w:t>
      </w:r>
      <w:ins w:id="86" w:author="Nils Reimer" w:date="2018-10-11T16:00:00Z">
        <w:r w:rsidR="00E94A2F">
          <w:t xml:space="preserve"> who </w:t>
        </w:r>
        <w:r w:rsidR="00E94A2F" w:rsidRPr="002A0FC1">
          <w:t xml:space="preserve">analysed </w:t>
        </w:r>
        <w:r w:rsidR="00E94A2F" w:rsidRPr="002A0FC1">
          <w:rPr>
            <w:i/>
          </w:rPr>
          <w:t>which</w:t>
        </w:r>
        <w:r w:rsidR="00E94A2F" w:rsidRPr="002A0FC1">
          <w:t xml:space="preserve"> and </w:t>
        </w:r>
        <w:r w:rsidR="00E94A2F" w:rsidRPr="002A0FC1">
          <w:rPr>
            <w:i/>
          </w:rPr>
          <w:t>how many</w:t>
        </w:r>
        <w:r w:rsidR="00E94A2F" w:rsidRPr="002A0FC1">
          <w:t xml:space="preserve"> targets participants included as distinct questions</w:t>
        </w:r>
      </w:ins>
      <w:r w:rsidR="008C6741">
        <w:t>.</w:t>
      </w:r>
      <w:r>
        <w:t xml:space="preserve"> </w:t>
      </w:r>
    </w:p>
  </w:footnote>
  <w:footnote w:id="5">
    <w:p w14:paraId="3E180BB6" w14:textId="5C901889" w:rsidR="003771A2" w:rsidRDefault="003771A2" w:rsidP="003771A2">
      <w:pPr>
        <w:pStyle w:val="FootnoteText"/>
        <w:rPr>
          <w:ins w:id="94" w:author="Nils Reimer" w:date="2018-10-11T15:34:00Z"/>
        </w:rPr>
      </w:pPr>
      <w:ins w:id="95" w:author="Nils Reimer" w:date="2018-10-11T15:34:00Z">
        <w:r>
          <w:rPr>
            <w:rStyle w:val="FootnoteReference"/>
          </w:rPr>
          <w:footnoteRef/>
        </w:r>
        <w:r>
          <w:t xml:space="preserve"> Models assigned the following prior distributions: </w:t>
        </w:r>
        <w:r w:rsidRPr="00DB65FF">
          <w:rPr>
            <w:i/>
          </w:rPr>
          <w:t>β</w:t>
        </w:r>
        <w:r>
          <w:t> </w:t>
        </w:r>
        <w:r w:rsidRPr="00DB65FF">
          <w:t>~</w:t>
        </w:r>
        <w:r>
          <w:t> </w:t>
        </w:r>
        <w:proofErr w:type="gramStart"/>
        <w:r w:rsidRPr="00DB65FF">
          <w:t>Student(</w:t>
        </w:r>
      </w:ins>
      <w:proofErr w:type="gramEnd"/>
      <w:ins w:id="96" w:author="James Rae" w:date="2018-10-22T12:30:00Z">
        <w:r w:rsidR="00877B96">
          <w:t>df=</w:t>
        </w:r>
      </w:ins>
      <w:ins w:id="97" w:author="Nils Reimer" w:date="2018-10-11T15:34:00Z">
        <w:r w:rsidRPr="00DB65FF">
          <w:t xml:space="preserve">2.5, </w:t>
        </w:r>
      </w:ins>
      <w:ins w:id="98" w:author="James Rae" w:date="2018-10-22T12:30:00Z">
        <w:r w:rsidR="00877B96">
          <w:t>M=</w:t>
        </w:r>
      </w:ins>
      <w:ins w:id="99" w:author="Nils Reimer" w:date="2018-10-11T15:34:00Z">
        <w:r w:rsidRPr="00DB65FF">
          <w:t xml:space="preserve">0, </w:t>
        </w:r>
      </w:ins>
      <w:ins w:id="100" w:author="James Rae" w:date="2018-10-22T12:30:00Z">
        <w:r w:rsidR="00877B96">
          <w:t>SD=</w:t>
        </w:r>
      </w:ins>
      <w:ins w:id="101" w:author="Nils Reimer" w:date="2018-10-11T15:34:00Z">
        <w:r w:rsidRPr="00DB65FF">
          <w:t>1)</w:t>
        </w:r>
        <w:r>
          <w:t xml:space="preserve"> for fixed effects, and </w:t>
        </w:r>
        <w:r w:rsidRPr="008B76F1">
          <w:t>σ</w:t>
        </w:r>
        <w:r>
          <w:t> ~ </w:t>
        </w:r>
        <w:r w:rsidRPr="008B76F1">
          <w:t>Cauchy(</w:t>
        </w:r>
      </w:ins>
      <w:ins w:id="102" w:author="James Rae" w:date="2018-10-22T12:30:00Z">
        <w:r w:rsidR="00877B96">
          <w:t>M=</w:t>
        </w:r>
      </w:ins>
      <w:ins w:id="103" w:author="Nils Reimer" w:date="2018-10-11T15:34:00Z">
        <w:r w:rsidRPr="008B76F1">
          <w:t xml:space="preserve">0, </w:t>
        </w:r>
      </w:ins>
      <w:ins w:id="104" w:author="James Rae" w:date="2018-10-22T12:30:00Z">
        <w:r w:rsidR="00877B96">
          <w:t>SD=</w:t>
        </w:r>
      </w:ins>
      <w:ins w:id="105" w:author="Nils Reimer" w:date="2018-10-11T15:34:00Z">
        <w:r w:rsidRPr="008B76F1">
          <w:t>1)</w:t>
        </w:r>
        <w:r>
          <w:t xml:space="preserve"> for standard deviations of varying effects. The </w:t>
        </w:r>
        <w:proofErr w:type="gramStart"/>
        <w:r w:rsidRPr="00DB65FF">
          <w:t>Student(</w:t>
        </w:r>
      </w:ins>
      <w:proofErr w:type="gramEnd"/>
      <w:ins w:id="106" w:author="James Rae" w:date="2018-10-22T12:30:00Z">
        <w:r w:rsidR="00877B96">
          <w:t>df=</w:t>
        </w:r>
      </w:ins>
      <w:ins w:id="107" w:author="Nils Reimer" w:date="2018-10-11T15:34:00Z">
        <w:r w:rsidRPr="00DB65FF">
          <w:t xml:space="preserve">2.5, </w:t>
        </w:r>
      </w:ins>
      <w:ins w:id="108" w:author="James Rae" w:date="2018-10-22T12:31:00Z">
        <w:r w:rsidR="00877B96">
          <w:t>M=</w:t>
        </w:r>
      </w:ins>
      <w:ins w:id="109" w:author="Nils Reimer" w:date="2018-10-11T15:34:00Z">
        <w:r w:rsidRPr="00DB65FF">
          <w:t xml:space="preserve">0, </w:t>
        </w:r>
      </w:ins>
      <w:ins w:id="110" w:author="James Rae" w:date="2018-10-22T12:31:00Z">
        <w:r w:rsidR="00877B96">
          <w:t>SD=</w:t>
        </w:r>
      </w:ins>
      <w:ins w:id="111" w:author="Nils Reimer" w:date="2018-10-11T15:34:00Z">
        <w:r w:rsidRPr="00DB65FF">
          <w:t>1)</w:t>
        </w:r>
        <w:r>
          <w:t xml:space="preserve"> distribution includes .001 &lt; </w:t>
        </w:r>
      </w:ins>
      <w:proofErr w:type="spellStart"/>
      <w:ins w:id="112" w:author="Nils Reimer" w:date="2018-10-11T15:38:00Z">
        <w:r w:rsidR="00A06212" w:rsidRPr="00DF6D07">
          <w:rPr>
            <w:rPrChange w:id="113" w:author="Nils Reimer" w:date="2018-10-11T15:38:00Z">
              <w:rPr>
                <w:i/>
              </w:rPr>
            </w:rPrChange>
          </w:rPr>
          <w:t>Pr</w:t>
        </w:r>
        <w:proofErr w:type="spellEnd"/>
        <w:r w:rsidR="00A06212" w:rsidRPr="00DF6D07">
          <w:rPr>
            <w:rPrChange w:id="114" w:author="Nils Reimer" w:date="2018-10-11T15:38:00Z">
              <w:rPr>
                <w:i/>
              </w:rPr>
            </w:rPrChange>
          </w:rPr>
          <w:t>(</w:t>
        </w:r>
        <w:r w:rsidR="00DF6D07" w:rsidRPr="00DF6D07">
          <w:rPr>
            <w:rPrChange w:id="115" w:author="Nils Reimer" w:date="2018-10-11T15:38:00Z">
              <w:rPr>
                <w:i/>
              </w:rPr>
            </w:rPrChange>
          </w:rPr>
          <w:t>“us”</w:t>
        </w:r>
        <w:r w:rsidR="00A06212" w:rsidRPr="00DF6D07">
          <w:rPr>
            <w:rPrChange w:id="116" w:author="Nils Reimer" w:date="2018-10-11T15:38:00Z">
              <w:rPr>
                <w:i/>
              </w:rPr>
            </w:rPrChange>
          </w:rPr>
          <w:t>)</w:t>
        </w:r>
      </w:ins>
      <w:ins w:id="117" w:author="Nils Reimer" w:date="2018-10-11T15:34:00Z">
        <w:r>
          <w:rPr>
            <w:i/>
          </w:rPr>
          <w:t> </w:t>
        </w:r>
        <w:r>
          <w:t>&lt; .999 among the 99% most plausible estimates</w:t>
        </w:r>
      </w:ins>
      <w:ins w:id="118" w:author="Nils Reimer" w:date="2018-10-15T09:27:00Z">
        <w:r w:rsidR="00A25313">
          <w:t>.</w:t>
        </w:r>
      </w:ins>
    </w:p>
  </w:footnote>
  <w:footnote w:id="6">
    <w:p w14:paraId="23BBD2B5" w14:textId="330B6563" w:rsidR="00EF1860" w:rsidRPr="00BF1562" w:rsidRDefault="00EF1860">
      <w:pPr>
        <w:pStyle w:val="FootnoteText"/>
        <w:rPr>
          <w:color w:val="000000" w:themeColor="text1"/>
        </w:rPr>
      </w:pPr>
      <w:r w:rsidRPr="00BF1562">
        <w:rPr>
          <w:rStyle w:val="FootnoteReference"/>
          <w:color w:val="000000" w:themeColor="text1"/>
        </w:rPr>
        <w:footnoteRef/>
      </w:r>
      <w:r w:rsidRPr="00BF1562">
        <w:rPr>
          <w:color w:val="000000" w:themeColor="text1"/>
        </w:rPr>
        <w:t xml:space="preserve"> An explanation for this finding </w:t>
      </w:r>
      <w:del w:id="137" w:author="Nils Reimer" w:date="2018-10-11T16:09:00Z">
        <w:r w:rsidRPr="00BF1562" w:rsidDel="0089508A">
          <w:rPr>
            <w:color w:val="000000" w:themeColor="text1"/>
          </w:rPr>
          <w:delText xml:space="preserve">may </w:delText>
        </w:r>
      </w:del>
      <w:ins w:id="138" w:author="Nils Reimer" w:date="2018-10-11T16:09:00Z">
        <w:r w:rsidR="0089508A">
          <w:rPr>
            <w:color w:val="000000" w:themeColor="text1"/>
          </w:rPr>
          <w:t>might</w:t>
        </w:r>
        <w:r w:rsidR="0089508A" w:rsidRPr="00BF1562">
          <w:rPr>
            <w:color w:val="000000" w:themeColor="text1"/>
          </w:rPr>
          <w:t xml:space="preserve"> </w:t>
        </w:r>
      </w:ins>
      <w:r w:rsidRPr="00BF1562">
        <w:rPr>
          <w:color w:val="000000" w:themeColor="text1"/>
        </w:rPr>
        <w:t xml:space="preserve">be that </w:t>
      </w:r>
      <w:r w:rsidR="009D6EE9">
        <w:rPr>
          <w:color w:val="000000" w:themeColor="text1"/>
        </w:rPr>
        <w:t>threat perceptions</w:t>
      </w:r>
      <w:r w:rsidRPr="00BF1562">
        <w:rPr>
          <w:color w:val="000000" w:themeColor="text1"/>
        </w:rPr>
        <w:t xml:space="preserve"> stem from economic anxieties (e.g., fearing affirmative action as a threat to one’s career) and ideological beliefs (e.g., Hindutva), rather than identity processes</w:t>
      </w:r>
      <w:r w:rsidR="00AA26F8">
        <w:rPr>
          <w:color w:val="000000" w:themeColor="text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49EAB" w14:textId="77777777" w:rsidR="00B77A32" w:rsidRDefault="00B77A32" w:rsidP="00B77A32">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0910"/>
    <w:multiLevelType w:val="hybridMultilevel"/>
    <w:tmpl w:val="BFD83E6E"/>
    <w:lvl w:ilvl="0" w:tplc="478E9AF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F2F7555"/>
    <w:multiLevelType w:val="hybridMultilevel"/>
    <w:tmpl w:val="C3E81EA4"/>
    <w:lvl w:ilvl="0" w:tplc="1F2EAA5A">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 w15:restartNumberingAfterBreak="0">
    <w:nsid w:val="48CC71C0"/>
    <w:multiLevelType w:val="hybridMultilevel"/>
    <w:tmpl w:val="E37211BA"/>
    <w:lvl w:ilvl="0" w:tplc="478E9A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ls Reimer">
    <w15:presenceInfo w15:providerId="None" w15:userId="Nils Reimer"/>
  </w15:person>
  <w15:person w15:author="James Rae">
    <w15:presenceInfo w15:providerId="None" w15:userId="James R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37"/>
    <w:rsid w:val="00000337"/>
    <w:rsid w:val="00001290"/>
    <w:rsid w:val="000012D8"/>
    <w:rsid w:val="0000171E"/>
    <w:rsid w:val="00001AC3"/>
    <w:rsid w:val="000024DF"/>
    <w:rsid w:val="0000327E"/>
    <w:rsid w:val="0000395F"/>
    <w:rsid w:val="00003AA1"/>
    <w:rsid w:val="00006A85"/>
    <w:rsid w:val="00007A62"/>
    <w:rsid w:val="00010812"/>
    <w:rsid w:val="00010B92"/>
    <w:rsid w:val="000115E4"/>
    <w:rsid w:val="00013A17"/>
    <w:rsid w:val="00015AC1"/>
    <w:rsid w:val="00020BAB"/>
    <w:rsid w:val="0002166B"/>
    <w:rsid w:val="00023899"/>
    <w:rsid w:val="000238D9"/>
    <w:rsid w:val="00023A2E"/>
    <w:rsid w:val="0003105E"/>
    <w:rsid w:val="00031A86"/>
    <w:rsid w:val="0003301B"/>
    <w:rsid w:val="000343CD"/>
    <w:rsid w:val="00035D82"/>
    <w:rsid w:val="00035DF5"/>
    <w:rsid w:val="0003654D"/>
    <w:rsid w:val="00036E9A"/>
    <w:rsid w:val="00042946"/>
    <w:rsid w:val="000433B6"/>
    <w:rsid w:val="00043531"/>
    <w:rsid w:val="00050472"/>
    <w:rsid w:val="00052CC7"/>
    <w:rsid w:val="00054721"/>
    <w:rsid w:val="00054B87"/>
    <w:rsid w:val="00054C87"/>
    <w:rsid w:val="000556F6"/>
    <w:rsid w:val="00055796"/>
    <w:rsid w:val="00057321"/>
    <w:rsid w:val="000615D5"/>
    <w:rsid w:val="00062D8C"/>
    <w:rsid w:val="00063F7E"/>
    <w:rsid w:val="00064D54"/>
    <w:rsid w:val="0006515D"/>
    <w:rsid w:val="00066171"/>
    <w:rsid w:val="00067016"/>
    <w:rsid w:val="00067DB9"/>
    <w:rsid w:val="0007057D"/>
    <w:rsid w:val="00072D2F"/>
    <w:rsid w:val="0007480F"/>
    <w:rsid w:val="00075692"/>
    <w:rsid w:val="00076025"/>
    <w:rsid w:val="00076D83"/>
    <w:rsid w:val="00076D9B"/>
    <w:rsid w:val="00081082"/>
    <w:rsid w:val="0008113D"/>
    <w:rsid w:val="00085F1E"/>
    <w:rsid w:val="00087A89"/>
    <w:rsid w:val="00090B26"/>
    <w:rsid w:val="00091758"/>
    <w:rsid w:val="00091C82"/>
    <w:rsid w:val="00091E66"/>
    <w:rsid w:val="00097DF6"/>
    <w:rsid w:val="000A0865"/>
    <w:rsid w:val="000A2592"/>
    <w:rsid w:val="000A3558"/>
    <w:rsid w:val="000A3783"/>
    <w:rsid w:val="000A3A93"/>
    <w:rsid w:val="000A7516"/>
    <w:rsid w:val="000B24F1"/>
    <w:rsid w:val="000B5B0B"/>
    <w:rsid w:val="000B71E1"/>
    <w:rsid w:val="000B7D17"/>
    <w:rsid w:val="000C5BF2"/>
    <w:rsid w:val="000C5F5B"/>
    <w:rsid w:val="000C60DD"/>
    <w:rsid w:val="000C683E"/>
    <w:rsid w:val="000C6A6B"/>
    <w:rsid w:val="000D047C"/>
    <w:rsid w:val="000D1CCE"/>
    <w:rsid w:val="000D24E7"/>
    <w:rsid w:val="000D26DB"/>
    <w:rsid w:val="000D36C0"/>
    <w:rsid w:val="000E0C49"/>
    <w:rsid w:val="000E168F"/>
    <w:rsid w:val="000E4D92"/>
    <w:rsid w:val="000E7979"/>
    <w:rsid w:val="000F1B5C"/>
    <w:rsid w:val="000F1D48"/>
    <w:rsid w:val="000F2123"/>
    <w:rsid w:val="000F4819"/>
    <w:rsid w:val="000F5238"/>
    <w:rsid w:val="000F5A52"/>
    <w:rsid w:val="00101A32"/>
    <w:rsid w:val="00104947"/>
    <w:rsid w:val="00107C8E"/>
    <w:rsid w:val="00110170"/>
    <w:rsid w:val="00110658"/>
    <w:rsid w:val="0011069F"/>
    <w:rsid w:val="001110D5"/>
    <w:rsid w:val="00111FF3"/>
    <w:rsid w:val="00113E70"/>
    <w:rsid w:val="00114DC7"/>
    <w:rsid w:val="00114FCE"/>
    <w:rsid w:val="001157F1"/>
    <w:rsid w:val="00115B5B"/>
    <w:rsid w:val="00115C0E"/>
    <w:rsid w:val="00116FDF"/>
    <w:rsid w:val="00117B40"/>
    <w:rsid w:val="00121186"/>
    <w:rsid w:val="00121988"/>
    <w:rsid w:val="001219D5"/>
    <w:rsid w:val="00123581"/>
    <w:rsid w:val="001239AD"/>
    <w:rsid w:val="001245B1"/>
    <w:rsid w:val="00124937"/>
    <w:rsid w:val="001249BA"/>
    <w:rsid w:val="001266AB"/>
    <w:rsid w:val="00130C3A"/>
    <w:rsid w:val="001310BA"/>
    <w:rsid w:val="0013278A"/>
    <w:rsid w:val="00132E88"/>
    <w:rsid w:val="001331C2"/>
    <w:rsid w:val="00133768"/>
    <w:rsid w:val="00134F73"/>
    <w:rsid w:val="001360BF"/>
    <w:rsid w:val="00137753"/>
    <w:rsid w:val="00142AE1"/>
    <w:rsid w:val="00150874"/>
    <w:rsid w:val="001532F3"/>
    <w:rsid w:val="0015370C"/>
    <w:rsid w:val="00153F6E"/>
    <w:rsid w:val="00154FCB"/>
    <w:rsid w:val="001557DE"/>
    <w:rsid w:val="001578AC"/>
    <w:rsid w:val="00160624"/>
    <w:rsid w:val="001606FD"/>
    <w:rsid w:val="00160CB3"/>
    <w:rsid w:val="00161B93"/>
    <w:rsid w:val="001624B6"/>
    <w:rsid w:val="0016276B"/>
    <w:rsid w:val="00164DD2"/>
    <w:rsid w:val="00165745"/>
    <w:rsid w:val="00165A83"/>
    <w:rsid w:val="00165AC6"/>
    <w:rsid w:val="00166AE4"/>
    <w:rsid w:val="00170BEC"/>
    <w:rsid w:val="001718D1"/>
    <w:rsid w:val="00171E1C"/>
    <w:rsid w:val="001737F4"/>
    <w:rsid w:val="00174F9F"/>
    <w:rsid w:val="00180605"/>
    <w:rsid w:val="00182867"/>
    <w:rsid w:val="00184C9B"/>
    <w:rsid w:val="00185E43"/>
    <w:rsid w:val="0018622F"/>
    <w:rsid w:val="0019052F"/>
    <w:rsid w:val="00191AF7"/>
    <w:rsid w:val="001947A6"/>
    <w:rsid w:val="00195FB2"/>
    <w:rsid w:val="001960D5"/>
    <w:rsid w:val="001974EA"/>
    <w:rsid w:val="001A0393"/>
    <w:rsid w:val="001A059B"/>
    <w:rsid w:val="001A1328"/>
    <w:rsid w:val="001A2100"/>
    <w:rsid w:val="001A2CAD"/>
    <w:rsid w:val="001A4603"/>
    <w:rsid w:val="001A4E67"/>
    <w:rsid w:val="001A52AF"/>
    <w:rsid w:val="001A5441"/>
    <w:rsid w:val="001A5C43"/>
    <w:rsid w:val="001A60E0"/>
    <w:rsid w:val="001A765C"/>
    <w:rsid w:val="001B1095"/>
    <w:rsid w:val="001B5012"/>
    <w:rsid w:val="001B71D7"/>
    <w:rsid w:val="001C197D"/>
    <w:rsid w:val="001C1E7A"/>
    <w:rsid w:val="001C251B"/>
    <w:rsid w:val="001C2650"/>
    <w:rsid w:val="001C3E7C"/>
    <w:rsid w:val="001C5DCE"/>
    <w:rsid w:val="001C7446"/>
    <w:rsid w:val="001D074A"/>
    <w:rsid w:val="001D08EA"/>
    <w:rsid w:val="001D1DDB"/>
    <w:rsid w:val="001D3C49"/>
    <w:rsid w:val="001D49CC"/>
    <w:rsid w:val="001D4A8C"/>
    <w:rsid w:val="001D56DE"/>
    <w:rsid w:val="001D5A97"/>
    <w:rsid w:val="001D60CA"/>
    <w:rsid w:val="001D7503"/>
    <w:rsid w:val="001E0BB4"/>
    <w:rsid w:val="001E23ED"/>
    <w:rsid w:val="001E2C55"/>
    <w:rsid w:val="001E3D2E"/>
    <w:rsid w:val="001E4059"/>
    <w:rsid w:val="001E408D"/>
    <w:rsid w:val="001E49DB"/>
    <w:rsid w:val="001E4A0A"/>
    <w:rsid w:val="001E5004"/>
    <w:rsid w:val="001E72A0"/>
    <w:rsid w:val="001F02BD"/>
    <w:rsid w:val="001F1194"/>
    <w:rsid w:val="001F1889"/>
    <w:rsid w:val="001F36BF"/>
    <w:rsid w:val="001F477F"/>
    <w:rsid w:val="001F4B8F"/>
    <w:rsid w:val="001F5A54"/>
    <w:rsid w:val="001F6DA7"/>
    <w:rsid w:val="00200D3B"/>
    <w:rsid w:val="00202122"/>
    <w:rsid w:val="002037FE"/>
    <w:rsid w:val="00203B12"/>
    <w:rsid w:val="0020588B"/>
    <w:rsid w:val="00206597"/>
    <w:rsid w:val="00210634"/>
    <w:rsid w:val="00211D5B"/>
    <w:rsid w:val="0021231D"/>
    <w:rsid w:val="00212AAC"/>
    <w:rsid w:val="00215987"/>
    <w:rsid w:val="00215FF9"/>
    <w:rsid w:val="0021685D"/>
    <w:rsid w:val="00217478"/>
    <w:rsid w:val="00217672"/>
    <w:rsid w:val="00220132"/>
    <w:rsid w:val="00220D88"/>
    <w:rsid w:val="0022154B"/>
    <w:rsid w:val="00221EB1"/>
    <w:rsid w:val="00222F6C"/>
    <w:rsid w:val="00223209"/>
    <w:rsid w:val="00223687"/>
    <w:rsid w:val="00224B4E"/>
    <w:rsid w:val="00225217"/>
    <w:rsid w:val="00225CD6"/>
    <w:rsid w:val="002276BF"/>
    <w:rsid w:val="002319DB"/>
    <w:rsid w:val="00235D62"/>
    <w:rsid w:val="00235F6E"/>
    <w:rsid w:val="00235FBD"/>
    <w:rsid w:val="00237A30"/>
    <w:rsid w:val="00237B6B"/>
    <w:rsid w:val="00243EC6"/>
    <w:rsid w:val="00245BEA"/>
    <w:rsid w:val="00250542"/>
    <w:rsid w:val="00250CAF"/>
    <w:rsid w:val="00253F18"/>
    <w:rsid w:val="00254192"/>
    <w:rsid w:val="002545F9"/>
    <w:rsid w:val="002559EE"/>
    <w:rsid w:val="00256554"/>
    <w:rsid w:val="00257747"/>
    <w:rsid w:val="002604C6"/>
    <w:rsid w:val="00260DFC"/>
    <w:rsid w:val="002616F5"/>
    <w:rsid w:val="00270D01"/>
    <w:rsid w:val="00274C39"/>
    <w:rsid w:val="00275121"/>
    <w:rsid w:val="00277991"/>
    <w:rsid w:val="00280FCF"/>
    <w:rsid w:val="002815C4"/>
    <w:rsid w:val="002815EB"/>
    <w:rsid w:val="00284209"/>
    <w:rsid w:val="00285E42"/>
    <w:rsid w:val="00287D01"/>
    <w:rsid w:val="00290213"/>
    <w:rsid w:val="00290254"/>
    <w:rsid w:val="002902B8"/>
    <w:rsid w:val="0029118A"/>
    <w:rsid w:val="00291367"/>
    <w:rsid w:val="002934F4"/>
    <w:rsid w:val="002942CB"/>
    <w:rsid w:val="00295474"/>
    <w:rsid w:val="00295B4D"/>
    <w:rsid w:val="002966A6"/>
    <w:rsid w:val="00297D4B"/>
    <w:rsid w:val="002A0FC1"/>
    <w:rsid w:val="002A2BEB"/>
    <w:rsid w:val="002A2F1F"/>
    <w:rsid w:val="002A3135"/>
    <w:rsid w:val="002A32EF"/>
    <w:rsid w:val="002A54E1"/>
    <w:rsid w:val="002A6B42"/>
    <w:rsid w:val="002B10E5"/>
    <w:rsid w:val="002B142D"/>
    <w:rsid w:val="002B33EB"/>
    <w:rsid w:val="002B345C"/>
    <w:rsid w:val="002B4D50"/>
    <w:rsid w:val="002B550D"/>
    <w:rsid w:val="002B55F9"/>
    <w:rsid w:val="002C020F"/>
    <w:rsid w:val="002C0619"/>
    <w:rsid w:val="002C1654"/>
    <w:rsid w:val="002C176A"/>
    <w:rsid w:val="002C35C8"/>
    <w:rsid w:val="002C52E0"/>
    <w:rsid w:val="002C69E0"/>
    <w:rsid w:val="002D0494"/>
    <w:rsid w:val="002D10B6"/>
    <w:rsid w:val="002D15FE"/>
    <w:rsid w:val="002D18E6"/>
    <w:rsid w:val="002D1E52"/>
    <w:rsid w:val="002D3AD7"/>
    <w:rsid w:val="002D4168"/>
    <w:rsid w:val="002D6E0B"/>
    <w:rsid w:val="002D7E72"/>
    <w:rsid w:val="002E1147"/>
    <w:rsid w:val="002E1F41"/>
    <w:rsid w:val="002E3DD8"/>
    <w:rsid w:val="002E5170"/>
    <w:rsid w:val="002E68D8"/>
    <w:rsid w:val="002E70B9"/>
    <w:rsid w:val="002E784E"/>
    <w:rsid w:val="002F0CDD"/>
    <w:rsid w:val="002F1960"/>
    <w:rsid w:val="002F2201"/>
    <w:rsid w:val="002F25DE"/>
    <w:rsid w:val="002F282C"/>
    <w:rsid w:val="002F522C"/>
    <w:rsid w:val="002F5818"/>
    <w:rsid w:val="002F6794"/>
    <w:rsid w:val="002F703C"/>
    <w:rsid w:val="002F7C80"/>
    <w:rsid w:val="003014CC"/>
    <w:rsid w:val="003023F5"/>
    <w:rsid w:val="003027C9"/>
    <w:rsid w:val="00305C7D"/>
    <w:rsid w:val="00305D25"/>
    <w:rsid w:val="00307D3F"/>
    <w:rsid w:val="003125B2"/>
    <w:rsid w:val="00313A76"/>
    <w:rsid w:val="00313DDD"/>
    <w:rsid w:val="00314539"/>
    <w:rsid w:val="0031480A"/>
    <w:rsid w:val="0031543C"/>
    <w:rsid w:val="00315744"/>
    <w:rsid w:val="00317694"/>
    <w:rsid w:val="00320AD5"/>
    <w:rsid w:val="0032202C"/>
    <w:rsid w:val="00322870"/>
    <w:rsid w:val="00322D4E"/>
    <w:rsid w:val="00325781"/>
    <w:rsid w:val="00325C2E"/>
    <w:rsid w:val="00327E55"/>
    <w:rsid w:val="003345BB"/>
    <w:rsid w:val="00335228"/>
    <w:rsid w:val="00335335"/>
    <w:rsid w:val="00340468"/>
    <w:rsid w:val="003406FB"/>
    <w:rsid w:val="00342123"/>
    <w:rsid w:val="00347331"/>
    <w:rsid w:val="0034744B"/>
    <w:rsid w:val="003502B3"/>
    <w:rsid w:val="003510BC"/>
    <w:rsid w:val="00352454"/>
    <w:rsid w:val="00352C43"/>
    <w:rsid w:val="00354B0F"/>
    <w:rsid w:val="00355798"/>
    <w:rsid w:val="0035599C"/>
    <w:rsid w:val="00355B7F"/>
    <w:rsid w:val="00357E27"/>
    <w:rsid w:val="0036077F"/>
    <w:rsid w:val="003616E2"/>
    <w:rsid w:val="00361972"/>
    <w:rsid w:val="0036241F"/>
    <w:rsid w:val="0036388C"/>
    <w:rsid w:val="00364809"/>
    <w:rsid w:val="003654B1"/>
    <w:rsid w:val="00365B2A"/>
    <w:rsid w:val="00366042"/>
    <w:rsid w:val="00366A56"/>
    <w:rsid w:val="0037367D"/>
    <w:rsid w:val="00374BDB"/>
    <w:rsid w:val="0037579D"/>
    <w:rsid w:val="00376568"/>
    <w:rsid w:val="003771A2"/>
    <w:rsid w:val="003773E1"/>
    <w:rsid w:val="00381332"/>
    <w:rsid w:val="00383DC7"/>
    <w:rsid w:val="00384CAC"/>
    <w:rsid w:val="00390EAB"/>
    <w:rsid w:val="00390F3B"/>
    <w:rsid w:val="00391BA4"/>
    <w:rsid w:val="00395073"/>
    <w:rsid w:val="00396005"/>
    <w:rsid w:val="003A0E1D"/>
    <w:rsid w:val="003A159D"/>
    <w:rsid w:val="003A526E"/>
    <w:rsid w:val="003A5C2D"/>
    <w:rsid w:val="003A7A9B"/>
    <w:rsid w:val="003B1859"/>
    <w:rsid w:val="003B205F"/>
    <w:rsid w:val="003B3820"/>
    <w:rsid w:val="003B3982"/>
    <w:rsid w:val="003B39AD"/>
    <w:rsid w:val="003B5B40"/>
    <w:rsid w:val="003B7978"/>
    <w:rsid w:val="003C058E"/>
    <w:rsid w:val="003C3A63"/>
    <w:rsid w:val="003C42BB"/>
    <w:rsid w:val="003C5624"/>
    <w:rsid w:val="003D0DB3"/>
    <w:rsid w:val="003D1EC0"/>
    <w:rsid w:val="003D2FD7"/>
    <w:rsid w:val="003D646B"/>
    <w:rsid w:val="003D6DDB"/>
    <w:rsid w:val="003D730E"/>
    <w:rsid w:val="003E1A96"/>
    <w:rsid w:val="003E3148"/>
    <w:rsid w:val="003E3522"/>
    <w:rsid w:val="003E6F5B"/>
    <w:rsid w:val="003F0012"/>
    <w:rsid w:val="003F01E1"/>
    <w:rsid w:val="003F09C7"/>
    <w:rsid w:val="003F1A17"/>
    <w:rsid w:val="003F1B7C"/>
    <w:rsid w:val="003F1C33"/>
    <w:rsid w:val="003F1D4B"/>
    <w:rsid w:val="003F2024"/>
    <w:rsid w:val="003F20C3"/>
    <w:rsid w:val="003F5634"/>
    <w:rsid w:val="003F60E9"/>
    <w:rsid w:val="003F7169"/>
    <w:rsid w:val="003F7576"/>
    <w:rsid w:val="0040066B"/>
    <w:rsid w:val="0040385C"/>
    <w:rsid w:val="00405A9A"/>
    <w:rsid w:val="00412DA4"/>
    <w:rsid w:val="00412FBB"/>
    <w:rsid w:val="00413629"/>
    <w:rsid w:val="004140C0"/>
    <w:rsid w:val="00414336"/>
    <w:rsid w:val="00416AE0"/>
    <w:rsid w:val="00417D58"/>
    <w:rsid w:val="00420831"/>
    <w:rsid w:val="00422600"/>
    <w:rsid w:val="00422812"/>
    <w:rsid w:val="00422979"/>
    <w:rsid w:val="004236BF"/>
    <w:rsid w:val="00423853"/>
    <w:rsid w:val="004252CE"/>
    <w:rsid w:val="004264E6"/>
    <w:rsid w:val="00426F92"/>
    <w:rsid w:val="00427E69"/>
    <w:rsid w:val="00432F21"/>
    <w:rsid w:val="00433FD6"/>
    <w:rsid w:val="00434B58"/>
    <w:rsid w:val="00436137"/>
    <w:rsid w:val="004368FB"/>
    <w:rsid w:val="0043717B"/>
    <w:rsid w:val="004400FA"/>
    <w:rsid w:val="00440385"/>
    <w:rsid w:val="0044181C"/>
    <w:rsid w:val="00442F17"/>
    <w:rsid w:val="00443D67"/>
    <w:rsid w:val="00446CD6"/>
    <w:rsid w:val="00450FD8"/>
    <w:rsid w:val="00451CEB"/>
    <w:rsid w:val="0045263E"/>
    <w:rsid w:val="00453F6E"/>
    <w:rsid w:val="00457480"/>
    <w:rsid w:val="00460E41"/>
    <w:rsid w:val="00462272"/>
    <w:rsid w:val="0046279E"/>
    <w:rsid w:val="00462C20"/>
    <w:rsid w:val="00462CFC"/>
    <w:rsid w:val="00465381"/>
    <w:rsid w:val="0047086D"/>
    <w:rsid w:val="004709CD"/>
    <w:rsid w:val="00472475"/>
    <w:rsid w:val="00472B4E"/>
    <w:rsid w:val="0047436F"/>
    <w:rsid w:val="00476BCD"/>
    <w:rsid w:val="00477303"/>
    <w:rsid w:val="0048148C"/>
    <w:rsid w:val="004819CD"/>
    <w:rsid w:val="004831E5"/>
    <w:rsid w:val="00483BDA"/>
    <w:rsid w:val="00483D8B"/>
    <w:rsid w:val="00485A1D"/>
    <w:rsid w:val="00485ADE"/>
    <w:rsid w:val="00486F9C"/>
    <w:rsid w:val="0048788A"/>
    <w:rsid w:val="00490BCD"/>
    <w:rsid w:val="00491AE6"/>
    <w:rsid w:val="00492568"/>
    <w:rsid w:val="004926CA"/>
    <w:rsid w:val="00494345"/>
    <w:rsid w:val="00496ABE"/>
    <w:rsid w:val="00497522"/>
    <w:rsid w:val="004A1E44"/>
    <w:rsid w:val="004A253E"/>
    <w:rsid w:val="004A2D96"/>
    <w:rsid w:val="004A2FAB"/>
    <w:rsid w:val="004A40EF"/>
    <w:rsid w:val="004A433F"/>
    <w:rsid w:val="004A4631"/>
    <w:rsid w:val="004A52C0"/>
    <w:rsid w:val="004A55A6"/>
    <w:rsid w:val="004A7748"/>
    <w:rsid w:val="004A7FBB"/>
    <w:rsid w:val="004B11CB"/>
    <w:rsid w:val="004B3B47"/>
    <w:rsid w:val="004B502A"/>
    <w:rsid w:val="004C0216"/>
    <w:rsid w:val="004C0849"/>
    <w:rsid w:val="004C0DF3"/>
    <w:rsid w:val="004C184F"/>
    <w:rsid w:val="004C2D92"/>
    <w:rsid w:val="004C3769"/>
    <w:rsid w:val="004C5A05"/>
    <w:rsid w:val="004C6BFA"/>
    <w:rsid w:val="004C7C6C"/>
    <w:rsid w:val="004D32B1"/>
    <w:rsid w:val="004D37EE"/>
    <w:rsid w:val="004D3E96"/>
    <w:rsid w:val="004D448F"/>
    <w:rsid w:val="004D489D"/>
    <w:rsid w:val="004D4BAA"/>
    <w:rsid w:val="004D4DAD"/>
    <w:rsid w:val="004D6FB6"/>
    <w:rsid w:val="004D72FF"/>
    <w:rsid w:val="004E28CE"/>
    <w:rsid w:val="004E5410"/>
    <w:rsid w:val="004E67FA"/>
    <w:rsid w:val="004E7149"/>
    <w:rsid w:val="004E73A3"/>
    <w:rsid w:val="004F053C"/>
    <w:rsid w:val="004F21CE"/>
    <w:rsid w:val="004F24BC"/>
    <w:rsid w:val="004F291A"/>
    <w:rsid w:val="004F361E"/>
    <w:rsid w:val="004F3B9E"/>
    <w:rsid w:val="004F4141"/>
    <w:rsid w:val="004F4296"/>
    <w:rsid w:val="004F5004"/>
    <w:rsid w:val="004F649D"/>
    <w:rsid w:val="004F689C"/>
    <w:rsid w:val="004F709F"/>
    <w:rsid w:val="00501203"/>
    <w:rsid w:val="005038B3"/>
    <w:rsid w:val="005048C3"/>
    <w:rsid w:val="00504B76"/>
    <w:rsid w:val="00505993"/>
    <w:rsid w:val="00506983"/>
    <w:rsid w:val="0051051F"/>
    <w:rsid w:val="0051082C"/>
    <w:rsid w:val="00510982"/>
    <w:rsid w:val="00511F04"/>
    <w:rsid w:val="0051366A"/>
    <w:rsid w:val="005157CC"/>
    <w:rsid w:val="00516691"/>
    <w:rsid w:val="00517425"/>
    <w:rsid w:val="00517894"/>
    <w:rsid w:val="0052027E"/>
    <w:rsid w:val="00521723"/>
    <w:rsid w:val="0052202A"/>
    <w:rsid w:val="0052260F"/>
    <w:rsid w:val="005227CC"/>
    <w:rsid w:val="005234E7"/>
    <w:rsid w:val="00523CBF"/>
    <w:rsid w:val="00523D36"/>
    <w:rsid w:val="00524F68"/>
    <w:rsid w:val="00526382"/>
    <w:rsid w:val="00527853"/>
    <w:rsid w:val="005323BF"/>
    <w:rsid w:val="00535CF7"/>
    <w:rsid w:val="00537C61"/>
    <w:rsid w:val="00541E98"/>
    <w:rsid w:val="00542011"/>
    <w:rsid w:val="00542409"/>
    <w:rsid w:val="0054517E"/>
    <w:rsid w:val="00546066"/>
    <w:rsid w:val="0054760A"/>
    <w:rsid w:val="00551596"/>
    <w:rsid w:val="00554F80"/>
    <w:rsid w:val="00557843"/>
    <w:rsid w:val="0056078D"/>
    <w:rsid w:val="00561643"/>
    <w:rsid w:val="00565BF7"/>
    <w:rsid w:val="0056611D"/>
    <w:rsid w:val="0056676C"/>
    <w:rsid w:val="00566E1A"/>
    <w:rsid w:val="005673E2"/>
    <w:rsid w:val="005674D2"/>
    <w:rsid w:val="00571577"/>
    <w:rsid w:val="00574DA8"/>
    <w:rsid w:val="005767E3"/>
    <w:rsid w:val="00576F57"/>
    <w:rsid w:val="00581535"/>
    <w:rsid w:val="00581A15"/>
    <w:rsid w:val="005839C2"/>
    <w:rsid w:val="00591E01"/>
    <w:rsid w:val="00592A82"/>
    <w:rsid w:val="005943A1"/>
    <w:rsid w:val="00595283"/>
    <w:rsid w:val="00597AB3"/>
    <w:rsid w:val="005A075C"/>
    <w:rsid w:val="005A14F7"/>
    <w:rsid w:val="005A197E"/>
    <w:rsid w:val="005A1D30"/>
    <w:rsid w:val="005A2AB0"/>
    <w:rsid w:val="005A4768"/>
    <w:rsid w:val="005A73E5"/>
    <w:rsid w:val="005B0243"/>
    <w:rsid w:val="005B19CC"/>
    <w:rsid w:val="005B2A9B"/>
    <w:rsid w:val="005B2D83"/>
    <w:rsid w:val="005B3F5C"/>
    <w:rsid w:val="005B429C"/>
    <w:rsid w:val="005B4CA0"/>
    <w:rsid w:val="005B5A5C"/>
    <w:rsid w:val="005B7C6C"/>
    <w:rsid w:val="005C0B3A"/>
    <w:rsid w:val="005C10B3"/>
    <w:rsid w:val="005C335C"/>
    <w:rsid w:val="005C4060"/>
    <w:rsid w:val="005C41C8"/>
    <w:rsid w:val="005C5206"/>
    <w:rsid w:val="005C568E"/>
    <w:rsid w:val="005C5952"/>
    <w:rsid w:val="005C5C8B"/>
    <w:rsid w:val="005C7F14"/>
    <w:rsid w:val="005D00CC"/>
    <w:rsid w:val="005D0B45"/>
    <w:rsid w:val="005D27A5"/>
    <w:rsid w:val="005D3D3B"/>
    <w:rsid w:val="005D3EE9"/>
    <w:rsid w:val="005D4098"/>
    <w:rsid w:val="005D5C16"/>
    <w:rsid w:val="005D6F29"/>
    <w:rsid w:val="005D7B9F"/>
    <w:rsid w:val="005E0359"/>
    <w:rsid w:val="005E0491"/>
    <w:rsid w:val="005E04EC"/>
    <w:rsid w:val="005E0845"/>
    <w:rsid w:val="005E08A0"/>
    <w:rsid w:val="005E0AD6"/>
    <w:rsid w:val="005E1C6D"/>
    <w:rsid w:val="005E5D8A"/>
    <w:rsid w:val="005E73CD"/>
    <w:rsid w:val="005E7400"/>
    <w:rsid w:val="005E76E3"/>
    <w:rsid w:val="005F35D4"/>
    <w:rsid w:val="005F493A"/>
    <w:rsid w:val="005F5740"/>
    <w:rsid w:val="005F6D14"/>
    <w:rsid w:val="005F6F66"/>
    <w:rsid w:val="005F7F46"/>
    <w:rsid w:val="00600112"/>
    <w:rsid w:val="0060504D"/>
    <w:rsid w:val="0060525B"/>
    <w:rsid w:val="00606C01"/>
    <w:rsid w:val="006152BC"/>
    <w:rsid w:val="0061777D"/>
    <w:rsid w:val="00621DA0"/>
    <w:rsid w:val="0062553E"/>
    <w:rsid w:val="00631C5C"/>
    <w:rsid w:val="00633C8B"/>
    <w:rsid w:val="0063433E"/>
    <w:rsid w:val="00634D8F"/>
    <w:rsid w:val="00635026"/>
    <w:rsid w:val="0063621D"/>
    <w:rsid w:val="006372B3"/>
    <w:rsid w:val="006400E9"/>
    <w:rsid w:val="006407D3"/>
    <w:rsid w:val="006408B5"/>
    <w:rsid w:val="0064148A"/>
    <w:rsid w:val="0064164D"/>
    <w:rsid w:val="00641AA8"/>
    <w:rsid w:val="00642863"/>
    <w:rsid w:val="0064366E"/>
    <w:rsid w:val="0064535E"/>
    <w:rsid w:val="00645806"/>
    <w:rsid w:val="00646248"/>
    <w:rsid w:val="006464F8"/>
    <w:rsid w:val="00646650"/>
    <w:rsid w:val="00647436"/>
    <w:rsid w:val="006476C5"/>
    <w:rsid w:val="00650664"/>
    <w:rsid w:val="006508FF"/>
    <w:rsid w:val="00650BF4"/>
    <w:rsid w:val="0065162E"/>
    <w:rsid w:val="00651983"/>
    <w:rsid w:val="006524A4"/>
    <w:rsid w:val="006535CC"/>
    <w:rsid w:val="006563B0"/>
    <w:rsid w:val="00657A09"/>
    <w:rsid w:val="00660862"/>
    <w:rsid w:val="00663807"/>
    <w:rsid w:val="00663862"/>
    <w:rsid w:val="00663EDB"/>
    <w:rsid w:val="0066411E"/>
    <w:rsid w:val="006642A2"/>
    <w:rsid w:val="0066439B"/>
    <w:rsid w:val="00664604"/>
    <w:rsid w:val="0066589D"/>
    <w:rsid w:val="00665BA7"/>
    <w:rsid w:val="00666B0F"/>
    <w:rsid w:val="00666BC2"/>
    <w:rsid w:val="00667B41"/>
    <w:rsid w:val="0067108E"/>
    <w:rsid w:val="00672074"/>
    <w:rsid w:val="00672838"/>
    <w:rsid w:val="0067577F"/>
    <w:rsid w:val="00676DF0"/>
    <w:rsid w:val="006815CC"/>
    <w:rsid w:val="00685E8F"/>
    <w:rsid w:val="0068692F"/>
    <w:rsid w:val="00690A58"/>
    <w:rsid w:val="006920E2"/>
    <w:rsid w:val="006920E9"/>
    <w:rsid w:val="00695247"/>
    <w:rsid w:val="006A24EB"/>
    <w:rsid w:val="006A6046"/>
    <w:rsid w:val="006B0987"/>
    <w:rsid w:val="006B0A56"/>
    <w:rsid w:val="006B0F67"/>
    <w:rsid w:val="006B1756"/>
    <w:rsid w:val="006B4994"/>
    <w:rsid w:val="006B6227"/>
    <w:rsid w:val="006B6D57"/>
    <w:rsid w:val="006B7FC3"/>
    <w:rsid w:val="006C0A7D"/>
    <w:rsid w:val="006C1625"/>
    <w:rsid w:val="006C3163"/>
    <w:rsid w:val="006D058C"/>
    <w:rsid w:val="006D0D95"/>
    <w:rsid w:val="006D4293"/>
    <w:rsid w:val="006D4DFE"/>
    <w:rsid w:val="006D6F58"/>
    <w:rsid w:val="006E108C"/>
    <w:rsid w:val="006F069C"/>
    <w:rsid w:val="006F2341"/>
    <w:rsid w:val="006F2C56"/>
    <w:rsid w:val="006F2D27"/>
    <w:rsid w:val="006F3BA5"/>
    <w:rsid w:val="006F40DF"/>
    <w:rsid w:val="006F5F05"/>
    <w:rsid w:val="006F6B2F"/>
    <w:rsid w:val="006F6F5D"/>
    <w:rsid w:val="006F726D"/>
    <w:rsid w:val="007000F1"/>
    <w:rsid w:val="00700512"/>
    <w:rsid w:val="0070079B"/>
    <w:rsid w:val="00701095"/>
    <w:rsid w:val="00702248"/>
    <w:rsid w:val="00703022"/>
    <w:rsid w:val="00705D0A"/>
    <w:rsid w:val="00705FF1"/>
    <w:rsid w:val="00707DA0"/>
    <w:rsid w:val="00707E2D"/>
    <w:rsid w:val="00711721"/>
    <w:rsid w:val="00711AC6"/>
    <w:rsid w:val="00713DB3"/>
    <w:rsid w:val="00714C48"/>
    <w:rsid w:val="007177C9"/>
    <w:rsid w:val="00717948"/>
    <w:rsid w:val="00720604"/>
    <w:rsid w:val="007216F5"/>
    <w:rsid w:val="00724108"/>
    <w:rsid w:val="00724AAA"/>
    <w:rsid w:val="0072582B"/>
    <w:rsid w:val="00725D16"/>
    <w:rsid w:val="00727901"/>
    <w:rsid w:val="00734379"/>
    <w:rsid w:val="0073469D"/>
    <w:rsid w:val="0074044D"/>
    <w:rsid w:val="00740F4C"/>
    <w:rsid w:val="0074526B"/>
    <w:rsid w:val="00745BB3"/>
    <w:rsid w:val="007460B8"/>
    <w:rsid w:val="007475ED"/>
    <w:rsid w:val="00750292"/>
    <w:rsid w:val="00752764"/>
    <w:rsid w:val="00753AFC"/>
    <w:rsid w:val="00753C5F"/>
    <w:rsid w:val="007557E4"/>
    <w:rsid w:val="00755B21"/>
    <w:rsid w:val="007565A3"/>
    <w:rsid w:val="00757729"/>
    <w:rsid w:val="00757C5C"/>
    <w:rsid w:val="00761003"/>
    <w:rsid w:val="0076517E"/>
    <w:rsid w:val="00770D32"/>
    <w:rsid w:val="00771E28"/>
    <w:rsid w:val="00771EC0"/>
    <w:rsid w:val="00772ABC"/>
    <w:rsid w:val="0077495B"/>
    <w:rsid w:val="00780EF6"/>
    <w:rsid w:val="007816B9"/>
    <w:rsid w:val="00781844"/>
    <w:rsid w:val="0078194C"/>
    <w:rsid w:val="00781ABE"/>
    <w:rsid w:val="00782B62"/>
    <w:rsid w:val="007841C2"/>
    <w:rsid w:val="0078522E"/>
    <w:rsid w:val="00785A79"/>
    <w:rsid w:val="0078686C"/>
    <w:rsid w:val="00786FC2"/>
    <w:rsid w:val="0078723D"/>
    <w:rsid w:val="00787848"/>
    <w:rsid w:val="007930E5"/>
    <w:rsid w:val="0079353B"/>
    <w:rsid w:val="00795AD4"/>
    <w:rsid w:val="00795CD2"/>
    <w:rsid w:val="00796018"/>
    <w:rsid w:val="00796CF3"/>
    <w:rsid w:val="00797443"/>
    <w:rsid w:val="007A03EC"/>
    <w:rsid w:val="007A2178"/>
    <w:rsid w:val="007A38F9"/>
    <w:rsid w:val="007A4073"/>
    <w:rsid w:val="007A5CC0"/>
    <w:rsid w:val="007A7B0C"/>
    <w:rsid w:val="007B19E4"/>
    <w:rsid w:val="007B4102"/>
    <w:rsid w:val="007B503A"/>
    <w:rsid w:val="007B632E"/>
    <w:rsid w:val="007B6C29"/>
    <w:rsid w:val="007B6D57"/>
    <w:rsid w:val="007B6F33"/>
    <w:rsid w:val="007B7FF5"/>
    <w:rsid w:val="007C0807"/>
    <w:rsid w:val="007C15FC"/>
    <w:rsid w:val="007C2297"/>
    <w:rsid w:val="007C2602"/>
    <w:rsid w:val="007C3DFC"/>
    <w:rsid w:val="007C3F68"/>
    <w:rsid w:val="007C4674"/>
    <w:rsid w:val="007C515E"/>
    <w:rsid w:val="007C517C"/>
    <w:rsid w:val="007C6989"/>
    <w:rsid w:val="007C79F5"/>
    <w:rsid w:val="007C7BE0"/>
    <w:rsid w:val="007D14EB"/>
    <w:rsid w:val="007D4656"/>
    <w:rsid w:val="007D470B"/>
    <w:rsid w:val="007D5E1D"/>
    <w:rsid w:val="007D6387"/>
    <w:rsid w:val="007E0719"/>
    <w:rsid w:val="007E084D"/>
    <w:rsid w:val="007E3929"/>
    <w:rsid w:val="007E3AB5"/>
    <w:rsid w:val="007E50FD"/>
    <w:rsid w:val="007E52CB"/>
    <w:rsid w:val="007E5924"/>
    <w:rsid w:val="007E5C49"/>
    <w:rsid w:val="007E7363"/>
    <w:rsid w:val="007F008F"/>
    <w:rsid w:val="007F334D"/>
    <w:rsid w:val="007F39C3"/>
    <w:rsid w:val="007F3E3A"/>
    <w:rsid w:val="007F5277"/>
    <w:rsid w:val="007F6796"/>
    <w:rsid w:val="00800EFB"/>
    <w:rsid w:val="008026CB"/>
    <w:rsid w:val="008049B6"/>
    <w:rsid w:val="00804DEE"/>
    <w:rsid w:val="00804FCE"/>
    <w:rsid w:val="008055F4"/>
    <w:rsid w:val="00805D81"/>
    <w:rsid w:val="00807A71"/>
    <w:rsid w:val="00807BE4"/>
    <w:rsid w:val="00810833"/>
    <w:rsid w:val="0081187A"/>
    <w:rsid w:val="00812C3A"/>
    <w:rsid w:val="00813C97"/>
    <w:rsid w:val="00814D91"/>
    <w:rsid w:val="008207C8"/>
    <w:rsid w:val="00820A84"/>
    <w:rsid w:val="00820F65"/>
    <w:rsid w:val="00821980"/>
    <w:rsid w:val="008223E2"/>
    <w:rsid w:val="00823717"/>
    <w:rsid w:val="00823CCE"/>
    <w:rsid w:val="0082485D"/>
    <w:rsid w:val="008267F5"/>
    <w:rsid w:val="00830A1C"/>
    <w:rsid w:val="0083305A"/>
    <w:rsid w:val="008343E5"/>
    <w:rsid w:val="00834819"/>
    <w:rsid w:val="00835018"/>
    <w:rsid w:val="00835169"/>
    <w:rsid w:val="008366D5"/>
    <w:rsid w:val="00837B41"/>
    <w:rsid w:val="0084069B"/>
    <w:rsid w:val="00842037"/>
    <w:rsid w:val="00844745"/>
    <w:rsid w:val="00844D26"/>
    <w:rsid w:val="00845FF4"/>
    <w:rsid w:val="008463F8"/>
    <w:rsid w:val="008476B3"/>
    <w:rsid w:val="008478BF"/>
    <w:rsid w:val="00852191"/>
    <w:rsid w:val="00853686"/>
    <w:rsid w:val="0085450E"/>
    <w:rsid w:val="00855A74"/>
    <w:rsid w:val="008563CB"/>
    <w:rsid w:val="00856778"/>
    <w:rsid w:val="00856C43"/>
    <w:rsid w:val="008572EC"/>
    <w:rsid w:val="008607F0"/>
    <w:rsid w:val="00860B68"/>
    <w:rsid w:val="00860C5B"/>
    <w:rsid w:val="008610F1"/>
    <w:rsid w:val="00862A67"/>
    <w:rsid w:val="008632C2"/>
    <w:rsid w:val="00863AE3"/>
    <w:rsid w:val="008641CD"/>
    <w:rsid w:val="00864B49"/>
    <w:rsid w:val="008675C2"/>
    <w:rsid w:val="00870831"/>
    <w:rsid w:val="008708F4"/>
    <w:rsid w:val="008717D1"/>
    <w:rsid w:val="0087369A"/>
    <w:rsid w:val="00874A2E"/>
    <w:rsid w:val="008750D5"/>
    <w:rsid w:val="008754D7"/>
    <w:rsid w:val="008756F2"/>
    <w:rsid w:val="00877B96"/>
    <w:rsid w:val="00881AEB"/>
    <w:rsid w:val="00881E9D"/>
    <w:rsid w:val="008820EF"/>
    <w:rsid w:val="008825B4"/>
    <w:rsid w:val="008913A7"/>
    <w:rsid w:val="0089153D"/>
    <w:rsid w:val="0089178B"/>
    <w:rsid w:val="00892B8F"/>
    <w:rsid w:val="0089344D"/>
    <w:rsid w:val="00894CC6"/>
    <w:rsid w:val="0089508A"/>
    <w:rsid w:val="00895898"/>
    <w:rsid w:val="00896280"/>
    <w:rsid w:val="00896638"/>
    <w:rsid w:val="008A0061"/>
    <w:rsid w:val="008A0122"/>
    <w:rsid w:val="008A0B2A"/>
    <w:rsid w:val="008A236F"/>
    <w:rsid w:val="008A2C39"/>
    <w:rsid w:val="008A53B2"/>
    <w:rsid w:val="008A58F2"/>
    <w:rsid w:val="008A5A3B"/>
    <w:rsid w:val="008A721D"/>
    <w:rsid w:val="008B0C66"/>
    <w:rsid w:val="008B1EF0"/>
    <w:rsid w:val="008B3748"/>
    <w:rsid w:val="008B4D81"/>
    <w:rsid w:val="008B5225"/>
    <w:rsid w:val="008B76F1"/>
    <w:rsid w:val="008B78E6"/>
    <w:rsid w:val="008B7B6D"/>
    <w:rsid w:val="008B7CB2"/>
    <w:rsid w:val="008B7E6A"/>
    <w:rsid w:val="008C0901"/>
    <w:rsid w:val="008C1372"/>
    <w:rsid w:val="008C2687"/>
    <w:rsid w:val="008C2720"/>
    <w:rsid w:val="008C3068"/>
    <w:rsid w:val="008C4C32"/>
    <w:rsid w:val="008C564D"/>
    <w:rsid w:val="008C6741"/>
    <w:rsid w:val="008C76D8"/>
    <w:rsid w:val="008D4177"/>
    <w:rsid w:val="008E07C8"/>
    <w:rsid w:val="008E0899"/>
    <w:rsid w:val="008E09D8"/>
    <w:rsid w:val="008E09F5"/>
    <w:rsid w:val="008E131C"/>
    <w:rsid w:val="008E2BCE"/>
    <w:rsid w:val="008E346D"/>
    <w:rsid w:val="008E3500"/>
    <w:rsid w:val="008E44EE"/>
    <w:rsid w:val="008E500A"/>
    <w:rsid w:val="008E623B"/>
    <w:rsid w:val="008E6344"/>
    <w:rsid w:val="008F07FA"/>
    <w:rsid w:val="008F1530"/>
    <w:rsid w:val="008F26EF"/>
    <w:rsid w:val="008F29CD"/>
    <w:rsid w:val="008F37B3"/>
    <w:rsid w:val="008F4CEB"/>
    <w:rsid w:val="008F522D"/>
    <w:rsid w:val="008F79F9"/>
    <w:rsid w:val="00901A02"/>
    <w:rsid w:val="00901ECD"/>
    <w:rsid w:val="009025A9"/>
    <w:rsid w:val="00902DF7"/>
    <w:rsid w:val="00903483"/>
    <w:rsid w:val="00903B09"/>
    <w:rsid w:val="009055B5"/>
    <w:rsid w:val="009062EB"/>
    <w:rsid w:val="009065A0"/>
    <w:rsid w:val="00907618"/>
    <w:rsid w:val="00907680"/>
    <w:rsid w:val="0091043F"/>
    <w:rsid w:val="00911AE5"/>
    <w:rsid w:val="00913601"/>
    <w:rsid w:val="009159C8"/>
    <w:rsid w:val="0091600A"/>
    <w:rsid w:val="009175D7"/>
    <w:rsid w:val="009177AE"/>
    <w:rsid w:val="00921ACA"/>
    <w:rsid w:val="00925A41"/>
    <w:rsid w:val="00925D6C"/>
    <w:rsid w:val="009261C8"/>
    <w:rsid w:val="009272C4"/>
    <w:rsid w:val="00927901"/>
    <w:rsid w:val="00927DFA"/>
    <w:rsid w:val="00931398"/>
    <w:rsid w:val="00932FFD"/>
    <w:rsid w:val="0093629C"/>
    <w:rsid w:val="00940F79"/>
    <w:rsid w:val="00942538"/>
    <w:rsid w:val="00942A4E"/>
    <w:rsid w:val="00942E5F"/>
    <w:rsid w:val="00942ECF"/>
    <w:rsid w:val="009431C2"/>
    <w:rsid w:val="00944921"/>
    <w:rsid w:val="00945679"/>
    <w:rsid w:val="00946874"/>
    <w:rsid w:val="00946AAC"/>
    <w:rsid w:val="009519C7"/>
    <w:rsid w:val="0095262A"/>
    <w:rsid w:val="00954405"/>
    <w:rsid w:val="009548E6"/>
    <w:rsid w:val="00954B35"/>
    <w:rsid w:val="009604E5"/>
    <w:rsid w:val="00960A73"/>
    <w:rsid w:val="0096321A"/>
    <w:rsid w:val="0096583E"/>
    <w:rsid w:val="00965A33"/>
    <w:rsid w:val="0096760F"/>
    <w:rsid w:val="009701E0"/>
    <w:rsid w:val="00970630"/>
    <w:rsid w:val="00970E3F"/>
    <w:rsid w:val="00970F9B"/>
    <w:rsid w:val="00971809"/>
    <w:rsid w:val="00973213"/>
    <w:rsid w:val="0097484F"/>
    <w:rsid w:val="00975273"/>
    <w:rsid w:val="00977C82"/>
    <w:rsid w:val="009804AB"/>
    <w:rsid w:val="00982514"/>
    <w:rsid w:val="009829D7"/>
    <w:rsid w:val="00982C7E"/>
    <w:rsid w:val="00984C8E"/>
    <w:rsid w:val="00986C79"/>
    <w:rsid w:val="009878CE"/>
    <w:rsid w:val="009929B7"/>
    <w:rsid w:val="00992DCE"/>
    <w:rsid w:val="00992E1A"/>
    <w:rsid w:val="00993E6E"/>
    <w:rsid w:val="00994756"/>
    <w:rsid w:val="00994FA4"/>
    <w:rsid w:val="00994FC9"/>
    <w:rsid w:val="00995496"/>
    <w:rsid w:val="00996ADC"/>
    <w:rsid w:val="00996D78"/>
    <w:rsid w:val="009A0039"/>
    <w:rsid w:val="009A0FE9"/>
    <w:rsid w:val="009A2320"/>
    <w:rsid w:val="009A457F"/>
    <w:rsid w:val="009A69E5"/>
    <w:rsid w:val="009A759D"/>
    <w:rsid w:val="009A7FCB"/>
    <w:rsid w:val="009B0A90"/>
    <w:rsid w:val="009B2152"/>
    <w:rsid w:val="009B2633"/>
    <w:rsid w:val="009B6958"/>
    <w:rsid w:val="009B7511"/>
    <w:rsid w:val="009B7717"/>
    <w:rsid w:val="009B787A"/>
    <w:rsid w:val="009C235C"/>
    <w:rsid w:val="009C2E1C"/>
    <w:rsid w:val="009C45A8"/>
    <w:rsid w:val="009C52EE"/>
    <w:rsid w:val="009C66D3"/>
    <w:rsid w:val="009D1399"/>
    <w:rsid w:val="009D6EE9"/>
    <w:rsid w:val="009D7C4B"/>
    <w:rsid w:val="009D7DDC"/>
    <w:rsid w:val="009D7F3A"/>
    <w:rsid w:val="009E23BF"/>
    <w:rsid w:val="009E3965"/>
    <w:rsid w:val="009E58C1"/>
    <w:rsid w:val="009E6E05"/>
    <w:rsid w:val="009E79CB"/>
    <w:rsid w:val="009F18C5"/>
    <w:rsid w:val="009F1FD7"/>
    <w:rsid w:val="009F3824"/>
    <w:rsid w:val="009F3A15"/>
    <w:rsid w:val="009F6B9F"/>
    <w:rsid w:val="009F6E6D"/>
    <w:rsid w:val="00A01B66"/>
    <w:rsid w:val="00A04588"/>
    <w:rsid w:val="00A06212"/>
    <w:rsid w:val="00A077D0"/>
    <w:rsid w:val="00A100FD"/>
    <w:rsid w:val="00A10478"/>
    <w:rsid w:val="00A147F6"/>
    <w:rsid w:val="00A1536B"/>
    <w:rsid w:val="00A159EA"/>
    <w:rsid w:val="00A167C6"/>
    <w:rsid w:val="00A21C26"/>
    <w:rsid w:val="00A221E1"/>
    <w:rsid w:val="00A22C45"/>
    <w:rsid w:val="00A22FDD"/>
    <w:rsid w:val="00A234CF"/>
    <w:rsid w:val="00A250EE"/>
    <w:rsid w:val="00A25313"/>
    <w:rsid w:val="00A26920"/>
    <w:rsid w:val="00A30DB8"/>
    <w:rsid w:val="00A30E8F"/>
    <w:rsid w:val="00A31EBA"/>
    <w:rsid w:val="00A3214E"/>
    <w:rsid w:val="00A328EA"/>
    <w:rsid w:val="00A358AD"/>
    <w:rsid w:val="00A379FB"/>
    <w:rsid w:val="00A37CEE"/>
    <w:rsid w:val="00A37F3B"/>
    <w:rsid w:val="00A40D2C"/>
    <w:rsid w:val="00A41B22"/>
    <w:rsid w:val="00A43E2F"/>
    <w:rsid w:val="00A448B9"/>
    <w:rsid w:val="00A45EA7"/>
    <w:rsid w:val="00A502E5"/>
    <w:rsid w:val="00A5064C"/>
    <w:rsid w:val="00A511D3"/>
    <w:rsid w:val="00A51878"/>
    <w:rsid w:val="00A519B0"/>
    <w:rsid w:val="00A51E09"/>
    <w:rsid w:val="00A52374"/>
    <w:rsid w:val="00A5371E"/>
    <w:rsid w:val="00A54592"/>
    <w:rsid w:val="00A563CF"/>
    <w:rsid w:val="00A60C2C"/>
    <w:rsid w:val="00A60C86"/>
    <w:rsid w:val="00A632FB"/>
    <w:rsid w:val="00A63A58"/>
    <w:rsid w:val="00A640F4"/>
    <w:rsid w:val="00A64C56"/>
    <w:rsid w:val="00A64EBF"/>
    <w:rsid w:val="00A65AC6"/>
    <w:rsid w:val="00A6672B"/>
    <w:rsid w:val="00A67A86"/>
    <w:rsid w:val="00A71425"/>
    <w:rsid w:val="00A74213"/>
    <w:rsid w:val="00A75307"/>
    <w:rsid w:val="00A764BD"/>
    <w:rsid w:val="00A77574"/>
    <w:rsid w:val="00A777F9"/>
    <w:rsid w:val="00A8005E"/>
    <w:rsid w:val="00A82621"/>
    <w:rsid w:val="00A859EF"/>
    <w:rsid w:val="00A86DD0"/>
    <w:rsid w:val="00A933DA"/>
    <w:rsid w:val="00A93EC3"/>
    <w:rsid w:val="00A93FB1"/>
    <w:rsid w:val="00A9552D"/>
    <w:rsid w:val="00A962BD"/>
    <w:rsid w:val="00A966CE"/>
    <w:rsid w:val="00A9706A"/>
    <w:rsid w:val="00A97FFE"/>
    <w:rsid w:val="00AA019D"/>
    <w:rsid w:val="00AA26F8"/>
    <w:rsid w:val="00AA3C14"/>
    <w:rsid w:val="00AA42F3"/>
    <w:rsid w:val="00AA4320"/>
    <w:rsid w:val="00AA4AFB"/>
    <w:rsid w:val="00AA72B8"/>
    <w:rsid w:val="00AA7C52"/>
    <w:rsid w:val="00AB1469"/>
    <w:rsid w:val="00AB14F8"/>
    <w:rsid w:val="00AB20E5"/>
    <w:rsid w:val="00AB393D"/>
    <w:rsid w:val="00AB3DED"/>
    <w:rsid w:val="00AB4243"/>
    <w:rsid w:val="00AB4790"/>
    <w:rsid w:val="00AB4D3B"/>
    <w:rsid w:val="00AB53FE"/>
    <w:rsid w:val="00AB5F38"/>
    <w:rsid w:val="00AB71E4"/>
    <w:rsid w:val="00AB79A9"/>
    <w:rsid w:val="00AC05EA"/>
    <w:rsid w:val="00AC2383"/>
    <w:rsid w:val="00AC290C"/>
    <w:rsid w:val="00AC3EAA"/>
    <w:rsid w:val="00AC41A3"/>
    <w:rsid w:val="00AC5B2C"/>
    <w:rsid w:val="00AC7990"/>
    <w:rsid w:val="00AD010D"/>
    <w:rsid w:val="00AD1360"/>
    <w:rsid w:val="00AD3A6E"/>
    <w:rsid w:val="00AD3AD6"/>
    <w:rsid w:val="00AD3DFF"/>
    <w:rsid w:val="00AD59DF"/>
    <w:rsid w:val="00AD5A42"/>
    <w:rsid w:val="00AD6453"/>
    <w:rsid w:val="00AD6D8A"/>
    <w:rsid w:val="00AE0DCF"/>
    <w:rsid w:val="00AE1BFA"/>
    <w:rsid w:val="00AE1E89"/>
    <w:rsid w:val="00AE3181"/>
    <w:rsid w:val="00AE44A5"/>
    <w:rsid w:val="00AF0690"/>
    <w:rsid w:val="00AF0D3A"/>
    <w:rsid w:val="00AF2802"/>
    <w:rsid w:val="00AF3832"/>
    <w:rsid w:val="00AF6FBD"/>
    <w:rsid w:val="00AF71D2"/>
    <w:rsid w:val="00B00932"/>
    <w:rsid w:val="00B01254"/>
    <w:rsid w:val="00B0387F"/>
    <w:rsid w:val="00B04550"/>
    <w:rsid w:val="00B0556F"/>
    <w:rsid w:val="00B0650D"/>
    <w:rsid w:val="00B07024"/>
    <w:rsid w:val="00B106EE"/>
    <w:rsid w:val="00B108B1"/>
    <w:rsid w:val="00B10EB5"/>
    <w:rsid w:val="00B110FD"/>
    <w:rsid w:val="00B123CB"/>
    <w:rsid w:val="00B125E0"/>
    <w:rsid w:val="00B12809"/>
    <w:rsid w:val="00B1284F"/>
    <w:rsid w:val="00B130C3"/>
    <w:rsid w:val="00B13AB3"/>
    <w:rsid w:val="00B14790"/>
    <w:rsid w:val="00B15002"/>
    <w:rsid w:val="00B156BB"/>
    <w:rsid w:val="00B177D8"/>
    <w:rsid w:val="00B20625"/>
    <w:rsid w:val="00B21DB7"/>
    <w:rsid w:val="00B21DE4"/>
    <w:rsid w:val="00B2405A"/>
    <w:rsid w:val="00B2597D"/>
    <w:rsid w:val="00B25D5C"/>
    <w:rsid w:val="00B27805"/>
    <w:rsid w:val="00B300A6"/>
    <w:rsid w:val="00B302E0"/>
    <w:rsid w:val="00B30641"/>
    <w:rsid w:val="00B319F5"/>
    <w:rsid w:val="00B33AE1"/>
    <w:rsid w:val="00B34545"/>
    <w:rsid w:val="00B34559"/>
    <w:rsid w:val="00B358EA"/>
    <w:rsid w:val="00B35E19"/>
    <w:rsid w:val="00B433C6"/>
    <w:rsid w:val="00B4367D"/>
    <w:rsid w:val="00B46093"/>
    <w:rsid w:val="00B46669"/>
    <w:rsid w:val="00B46F21"/>
    <w:rsid w:val="00B47936"/>
    <w:rsid w:val="00B503A0"/>
    <w:rsid w:val="00B51DD1"/>
    <w:rsid w:val="00B5439E"/>
    <w:rsid w:val="00B553BC"/>
    <w:rsid w:val="00B55DE6"/>
    <w:rsid w:val="00B56ED9"/>
    <w:rsid w:val="00B57047"/>
    <w:rsid w:val="00B57DA8"/>
    <w:rsid w:val="00B60301"/>
    <w:rsid w:val="00B60B35"/>
    <w:rsid w:val="00B6176B"/>
    <w:rsid w:val="00B62DB7"/>
    <w:rsid w:val="00B652F5"/>
    <w:rsid w:val="00B667D1"/>
    <w:rsid w:val="00B678BE"/>
    <w:rsid w:val="00B70580"/>
    <w:rsid w:val="00B71058"/>
    <w:rsid w:val="00B713AD"/>
    <w:rsid w:val="00B73F78"/>
    <w:rsid w:val="00B75094"/>
    <w:rsid w:val="00B7579E"/>
    <w:rsid w:val="00B7689C"/>
    <w:rsid w:val="00B76DC2"/>
    <w:rsid w:val="00B76F76"/>
    <w:rsid w:val="00B770CD"/>
    <w:rsid w:val="00B77A1D"/>
    <w:rsid w:val="00B77A32"/>
    <w:rsid w:val="00B8019A"/>
    <w:rsid w:val="00B8035B"/>
    <w:rsid w:val="00B81A83"/>
    <w:rsid w:val="00B81C0B"/>
    <w:rsid w:val="00B83C6C"/>
    <w:rsid w:val="00B8622D"/>
    <w:rsid w:val="00B90D28"/>
    <w:rsid w:val="00B90DC4"/>
    <w:rsid w:val="00B90E7C"/>
    <w:rsid w:val="00B93664"/>
    <w:rsid w:val="00B9475B"/>
    <w:rsid w:val="00B94D25"/>
    <w:rsid w:val="00B95BCA"/>
    <w:rsid w:val="00B96E80"/>
    <w:rsid w:val="00BA004D"/>
    <w:rsid w:val="00BA02AF"/>
    <w:rsid w:val="00BA203E"/>
    <w:rsid w:val="00BA204E"/>
    <w:rsid w:val="00BA35B8"/>
    <w:rsid w:val="00BA3C34"/>
    <w:rsid w:val="00BA41B3"/>
    <w:rsid w:val="00BA514D"/>
    <w:rsid w:val="00BA535A"/>
    <w:rsid w:val="00BA554A"/>
    <w:rsid w:val="00BA5CAB"/>
    <w:rsid w:val="00BA5D69"/>
    <w:rsid w:val="00BA5DE2"/>
    <w:rsid w:val="00BA6652"/>
    <w:rsid w:val="00BA6D66"/>
    <w:rsid w:val="00BB1159"/>
    <w:rsid w:val="00BB162C"/>
    <w:rsid w:val="00BB1A72"/>
    <w:rsid w:val="00BB2E20"/>
    <w:rsid w:val="00BB31D9"/>
    <w:rsid w:val="00BB41FE"/>
    <w:rsid w:val="00BB449D"/>
    <w:rsid w:val="00BB47D2"/>
    <w:rsid w:val="00BB53EB"/>
    <w:rsid w:val="00BB6270"/>
    <w:rsid w:val="00BB6E6B"/>
    <w:rsid w:val="00BB7FD6"/>
    <w:rsid w:val="00BC2A98"/>
    <w:rsid w:val="00BC2FA6"/>
    <w:rsid w:val="00BC342A"/>
    <w:rsid w:val="00BC4B5A"/>
    <w:rsid w:val="00BC5333"/>
    <w:rsid w:val="00BC6189"/>
    <w:rsid w:val="00BC708F"/>
    <w:rsid w:val="00BD0BF7"/>
    <w:rsid w:val="00BD1142"/>
    <w:rsid w:val="00BD32B6"/>
    <w:rsid w:val="00BD38D3"/>
    <w:rsid w:val="00BD3D52"/>
    <w:rsid w:val="00BD42EC"/>
    <w:rsid w:val="00BD69A9"/>
    <w:rsid w:val="00BD71AA"/>
    <w:rsid w:val="00BD7F35"/>
    <w:rsid w:val="00BD7F4A"/>
    <w:rsid w:val="00BE03DE"/>
    <w:rsid w:val="00BE0542"/>
    <w:rsid w:val="00BE0636"/>
    <w:rsid w:val="00BE0EF4"/>
    <w:rsid w:val="00BE35D8"/>
    <w:rsid w:val="00BE39A0"/>
    <w:rsid w:val="00BE5520"/>
    <w:rsid w:val="00BE6D76"/>
    <w:rsid w:val="00BF1562"/>
    <w:rsid w:val="00BF2624"/>
    <w:rsid w:val="00BF26B6"/>
    <w:rsid w:val="00BF3315"/>
    <w:rsid w:val="00BF3ABB"/>
    <w:rsid w:val="00BF3B36"/>
    <w:rsid w:val="00BF3FB9"/>
    <w:rsid w:val="00BF4192"/>
    <w:rsid w:val="00BF4AC7"/>
    <w:rsid w:val="00BF797B"/>
    <w:rsid w:val="00C011E9"/>
    <w:rsid w:val="00C01B58"/>
    <w:rsid w:val="00C021B8"/>
    <w:rsid w:val="00C057D1"/>
    <w:rsid w:val="00C0783C"/>
    <w:rsid w:val="00C126F1"/>
    <w:rsid w:val="00C13AFE"/>
    <w:rsid w:val="00C14A75"/>
    <w:rsid w:val="00C14C65"/>
    <w:rsid w:val="00C14D9D"/>
    <w:rsid w:val="00C1575E"/>
    <w:rsid w:val="00C157F3"/>
    <w:rsid w:val="00C178D4"/>
    <w:rsid w:val="00C17E3C"/>
    <w:rsid w:val="00C2059F"/>
    <w:rsid w:val="00C20AA2"/>
    <w:rsid w:val="00C247E4"/>
    <w:rsid w:val="00C260B2"/>
    <w:rsid w:val="00C267FE"/>
    <w:rsid w:val="00C31B20"/>
    <w:rsid w:val="00C31BD0"/>
    <w:rsid w:val="00C31CC3"/>
    <w:rsid w:val="00C338B2"/>
    <w:rsid w:val="00C3491A"/>
    <w:rsid w:val="00C35DA4"/>
    <w:rsid w:val="00C36B2D"/>
    <w:rsid w:val="00C3761D"/>
    <w:rsid w:val="00C407D6"/>
    <w:rsid w:val="00C40B20"/>
    <w:rsid w:val="00C414E7"/>
    <w:rsid w:val="00C41901"/>
    <w:rsid w:val="00C41BF5"/>
    <w:rsid w:val="00C42761"/>
    <w:rsid w:val="00C44A17"/>
    <w:rsid w:val="00C472B8"/>
    <w:rsid w:val="00C5145B"/>
    <w:rsid w:val="00C51A16"/>
    <w:rsid w:val="00C53A22"/>
    <w:rsid w:val="00C548A0"/>
    <w:rsid w:val="00C549A9"/>
    <w:rsid w:val="00C601DC"/>
    <w:rsid w:val="00C6078E"/>
    <w:rsid w:val="00C6135D"/>
    <w:rsid w:val="00C63B6E"/>
    <w:rsid w:val="00C64144"/>
    <w:rsid w:val="00C6504C"/>
    <w:rsid w:val="00C670FA"/>
    <w:rsid w:val="00C7006E"/>
    <w:rsid w:val="00C71C0A"/>
    <w:rsid w:val="00C7259D"/>
    <w:rsid w:val="00C729D8"/>
    <w:rsid w:val="00C7349D"/>
    <w:rsid w:val="00C75760"/>
    <w:rsid w:val="00C75A2A"/>
    <w:rsid w:val="00C7632D"/>
    <w:rsid w:val="00C76EBF"/>
    <w:rsid w:val="00C7716C"/>
    <w:rsid w:val="00C77D7E"/>
    <w:rsid w:val="00C80C53"/>
    <w:rsid w:val="00C811D6"/>
    <w:rsid w:val="00C81E66"/>
    <w:rsid w:val="00C82854"/>
    <w:rsid w:val="00C8429A"/>
    <w:rsid w:val="00C8468A"/>
    <w:rsid w:val="00C859A7"/>
    <w:rsid w:val="00C876BC"/>
    <w:rsid w:val="00C91842"/>
    <w:rsid w:val="00C92104"/>
    <w:rsid w:val="00C927EE"/>
    <w:rsid w:val="00C92941"/>
    <w:rsid w:val="00C9303C"/>
    <w:rsid w:val="00C9488C"/>
    <w:rsid w:val="00C95362"/>
    <w:rsid w:val="00C97271"/>
    <w:rsid w:val="00C972A4"/>
    <w:rsid w:val="00C974D3"/>
    <w:rsid w:val="00CA1442"/>
    <w:rsid w:val="00CA1CD2"/>
    <w:rsid w:val="00CA3A3B"/>
    <w:rsid w:val="00CA3E6C"/>
    <w:rsid w:val="00CA4BE8"/>
    <w:rsid w:val="00CA598A"/>
    <w:rsid w:val="00CA6DF0"/>
    <w:rsid w:val="00CA78EE"/>
    <w:rsid w:val="00CB0EA0"/>
    <w:rsid w:val="00CB12EE"/>
    <w:rsid w:val="00CB2231"/>
    <w:rsid w:val="00CB3E7A"/>
    <w:rsid w:val="00CB7514"/>
    <w:rsid w:val="00CB76E4"/>
    <w:rsid w:val="00CB7B66"/>
    <w:rsid w:val="00CB7E37"/>
    <w:rsid w:val="00CC042A"/>
    <w:rsid w:val="00CC58A3"/>
    <w:rsid w:val="00CC79EF"/>
    <w:rsid w:val="00CD1AC2"/>
    <w:rsid w:val="00CD2CC1"/>
    <w:rsid w:val="00CD5781"/>
    <w:rsid w:val="00CD5CAA"/>
    <w:rsid w:val="00CD5D69"/>
    <w:rsid w:val="00CD672E"/>
    <w:rsid w:val="00CD6B38"/>
    <w:rsid w:val="00CD72CF"/>
    <w:rsid w:val="00CE10A3"/>
    <w:rsid w:val="00CE1513"/>
    <w:rsid w:val="00CE157A"/>
    <w:rsid w:val="00CE2189"/>
    <w:rsid w:val="00CE32A2"/>
    <w:rsid w:val="00CE5B2D"/>
    <w:rsid w:val="00CE6967"/>
    <w:rsid w:val="00CE7CEB"/>
    <w:rsid w:val="00CF0B56"/>
    <w:rsid w:val="00CF0E41"/>
    <w:rsid w:val="00CF16B1"/>
    <w:rsid w:val="00CF188A"/>
    <w:rsid w:val="00CF19A7"/>
    <w:rsid w:val="00CF24BD"/>
    <w:rsid w:val="00CF2A7B"/>
    <w:rsid w:val="00CF3ADE"/>
    <w:rsid w:val="00CF3E9D"/>
    <w:rsid w:val="00CF5D99"/>
    <w:rsid w:val="00CF5DD7"/>
    <w:rsid w:val="00CF6B89"/>
    <w:rsid w:val="00D00A46"/>
    <w:rsid w:val="00D0269E"/>
    <w:rsid w:val="00D02B2E"/>
    <w:rsid w:val="00D03376"/>
    <w:rsid w:val="00D04BB4"/>
    <w:rsid w:val="00D1277F"/>
    <w:rsid w:val="00D138EA"/>
    <w:rsid w:val="00D14769"/>
    <w:rsid w:val="00D16C0D"/>
    <w:rsid w:val="00D17B16"/>
    <w:rsid w:val="00D2061C"/>
    <w:rsid w:val="00D209A5"/>
    <w:rsid w:val="00D22C1E"/>
    <w:rsid w:val="00D2387A"/>
    <w:rsid w:val="00D247C5"/>
    <w:rsid w:val="00D25409"/>
    <w:rsid w:val="00D265F9"/>
    <w:rsid w:val="00D27BF9"/>
    <w:rsid w:val="00D34627"/>
    <w:rsid w:val="00D37009"/>
    <w:rsid w:val="00D372A3"/>
    <w:rsid w:val="00D404E3"/>
    <w:rsid w:val="00D4122D"/>
    <w:rsid w:val="00D41A72"/>
    <w:rsid w:val="00D429CF"/>
    <w:rsid w:val="00D43B46"/>
    <w:rsid w:val="00D43DCA"/>
    <w:rsid w:val="00D43F47"/>
    <w:rsid w:val="00D446C9"/>
    <w:rsid w:val="00D462AC"/>
    <w:rsid w:val="00D51373"/>
    <w:rsid w:val="00D530A8"/>
    <w:rsid w:val="00D54E66"/>
    <w:rsid w:val="00D5684E"/>
    <w:rsid w:val="00D60C90"/>
    <w:rsid w:val="00D6124B"/>
    <w:rsid w:val="00D61B36"/>
    <w:rsid w:val="00D620AF"/>
    <w:rsid w:val="00D622BD"/>
    <w:rsid w:val="00D63836"/>
    <w:rsid w:val="00D64D43"/>
    <w:rsid w:val="00D66C1D"/>
    <w:rsid w:val="00D6712E"/>
    <w:rsid w:val="00D67D5A"/>
    <w:rsid w:val="00D70BCD"/>
    <w:rsid w:val="00D73019"/>
    <w:rsid w:val="00D75CB3"/>
    <w:rsid w:val="00D809F0"/>
    <w:rsid w:val="00D818EA"/>
    <w:rsid w:val="00D83661"/>
    <w:rsid w:val="00D84EA7"/>
    <w:rsid w:val="00D9420C"/>
    <w:rsid w:val="00D94A9D"/>
    <w:rsid w:val="00DA00DA"/>
    <w:rsid w:val="00DA02BE"/>
    <w:rsid w:val="00DA0D7B"/>
    <w:rsid w:val="00DA2BAD"/>
    <w:rsid w:val="00DA3BC7"/>
    <w:rsid w:val="00DA49F0"/>
    <w:rsid w:val="00DA75C7"/>
    <w:rsid w:val="00DA7CEE"/>
    <w:rsid w:val="00DB14A9"/>
    <w:rsid w:val="00DB1732"/>
    <w:rsid w:val="00DB3B18"/>
    <w:rsid w:val="00DB3F4B"/>
    <w:rsid w:val="00DB417C"/>
    <w:rsid w:val="00DB50FD"/>
    <w:rsid w:val="00DB63F1"/>
    <w:rsid w:val="00DB65CA"/>
    <w:rsid w:val="00DB65FF"/>
    <w:rsid w:val="00DB6600"/>
    <w:rsid w:val="00DC0C39"/>
    <w:rsid w:val="00DC2449"/>
    <w:rsid w:val="00DC2630"/>
    <w:rsid w:val="00DC2DB5"/>
    <w:rsid w:val="00DC5561"/>
    <w:rsid w:val="00DC66E3"/>
    <w:rsid w:val="00DD4B3A"/>
    <w:rsid w:val="00DD4F30"/>
    <w:rsid w:val="00DD655C"/>
    <w:rsid w:val="00DE1579"/>
    <w:rsid w:val="00DE15CC"/>
    <w:rsid w:val="00DE34A3"/>
    <w:rsid w:val="00DE42DF"/>
    <w:rsid w:val="00DE5982"/>
    <w:rsid w:val="00DE7556"/>
    <w:rsid w:val="00DF10B8"/>
    <w:rsid w:val="00DF2480"/>
    <w:rsid w:val="00DF46A6"/>
    <w:rsid w:val="00DF4F0E"/>
    <w:rsid w:val="00DF5283"/>
    <w:rsid w:val="00DF5327"/>
    <w:rsid w:val="00DF55DE"/>
    <w:rsid w:val="00DF5C5E"/>
    <w:rsid w:val="00DF6ADE"/>
    <w:rsid w:val="00DF6D07"/>
    <w:rsid w:val="00DF6DB0"/>
    <w:rsid w:val="00DF71F5"/>
    <w:rsid w:val="00E00B82"/>
    <w:rsid w:val="00E02BE0"/>
    <w:rsid w:val="00E044A3"/>
    <w:rsid w:val="00E05CA5"/>
    <w:rsid w:val="00E0726B"/>
    <w:rsid w:val="00E10E7E"/>
    <w:rsid w:val="00E111A5"/>
    <w:rsid w:val="00E12558"/>
    <w:rsid w:val="00E12C23"/>
    <w:rsid w:val="00E13B65"/>
    <w:rsid w:val="00E14B0C"/>
    <w:rsid w:val="00E14F0F"/>
    <w:rsid w:val="00E14F9D"/>
    <w:rsid w:val="00E1555F"/>
    <w:rsid w:val="00E20E7B"/>
    <w:rsid w:val="00E2172B"/>
    <w:rsid w:val="00E2419E"/>
    <w:rsid w:val="00E3421A"/>
    <w:rsid w:val="00E34E96"/>
    <w:rsid w:val="00E35858"/>
    <w:rsid w:val="00E368BD"/>
    <w:rsid w:val="00E40BD0"/>
    <w:rsid w:val="00E441D0"/>
    <w:rsid w:val="00E44A3C"/>
    <w:rsid w:val="00E44C1E"/>
    <w:rsid w:val="00E450F8"/>
    <w:rsid w:val="00E45579"/>
    <w:rsid w:val="00E45BA1"/>
    <w:rsid w:val="00E46B34"/>
    <w:rsid w:val="00E46D9B"/>
    <w:rsid w:val="00E503CF"/>
    <w:rsid w:val="00E50AE1"/>
    <w:rsid w:val="00E50E5D"/>
    <w:rsid w:val="00E52084"/>
    <w:rsid w:val="00E52878"/>
    <w:rsid w:val="00E5356A"/>
    <w:rsid w:val="00E546D1"/>
    <w:rsid w:val="00E54AD4"/>
    <w:rsid w:val="00E54D64"/>
    <w:rsid w:val="00E565FB"/>
    <w:rsid w:val="00E567BC"/>
    <w:rsid w:val="00E56C13"/>
    <w:rsid w:val="00E62A66"/>
    <w:rsid w:val="00E70067"/>
    <w:rsid w:val="00E70436"/>
    <w:rsid w:val="00E72DCE"/>
    <w:rsid w:val="00E73A12"/>
    <w:rsid w:val="00E758F4"/>
    <w:rsid w:val="00E75BEE"/>
    <w:rsid w:val="00E75FB0"/>
    <w:rsid w:val="00E7603A"/>
    <w:rsid w:val="00E76432"/>
    <w:rsid w:val="00E779BC"/>
    <w:rsid w:val="00E77C57"/>
    <w:rsid w:val="00E83603"/>
    <w:rsid w:val="00E83724"/>
    <w:rsid w:val="00E83A05"/>
    <w:rsid w:val="00E869BF"/>
    <w:rsid w:val="00E86CFE"/>
    <w:rsid w:val="00E879C6"/>
    <w:rsid w:val="00E90FE6"/>
    <w:rsid w:val="00E932D1"/>
    <w:rsid w:val="00E94A2F"/>
    <w:rsid w:val="00E95A6D"/>
    <w:rsid w:val="00E95EA9"/>
    <w:rsid w:val="00E970C2"/>
    <w:rsid w:val="00E97415"/>
    <w:rsid w:val="00E975C0"/>
    <w:rsid w:val="00E97EE9"/>
    <w:rsid w:val="00EA179B"/>
    <w:rsid w:val="00EA2831"/>
    <w:rsid w:val="00EA2C14"/>
    <w:rsid w:val="00EA4341"/>
    <w:rsid w:val="00EA43D7"/>
    <w:rsid w:val="00EB2D70"/>
    <w:rsid w:val="00EB2EA2"/>
    <w:rsid w:val="00EB53EB"/>
    <w:rsid w:val="00EB7EF7"/>
    <w:rsid w:val="00EC0596"/>
    <w:rsid w:val="00EC0C10"/>
    <w:rsid w:val="00EC1CF8"/>
    <w:rsid w:val="00EC2486"/>
    <w:rsid w:val="00EC329E"/>
    <w:rsid w:val="00EC568F"/>
    <w:rsid w:val="00EC7380"/>
    <w:rsid w:val="00ED0EED"/>
    <w:rsid w:val="00ED1196"/>
    <w:rsid w:val="00ED20D2"/>
    <w:rsid w:val="00ED29B4"/>
    <w:rsid w:val="00ED2DC3"/>
    <w:rsid w:val="00ED40CA"/>
    <w:rsid w:val="00ED4D39"/>
    <w:rsid w:val="00ED527A"/>
    <w:rsid w:val="00ED6AD6"/>
    <w:rsid w:val="00EE2DE3"/>
    <w:rsid w:val="00EE4270"/>
    <w:rsid w:val="00EE5514"/>
    <w:rsid w:val="00EE5EF6"/>
    <w:rsid w:val="00EE6A53"/>
    <w:rsid w:val="00EF1860"/>
    <w:rsid w:val="00EF22E5"/>
    <w:rsid w:val="00EF35EE"/>
    <w:rsid w:val="00EF3E3C"/>
    <w:rsid w:val="00EF49AC"/>
    <w:rsid w:val="00EF62AC"/>
    <w:rsid w:val="00EF6F43"/>
    <w:rsid w:val="00EF7075"/>
    <w:rsid w:val="00EF7F83"/>
    <w:rsid w:val="00F01E90"/>
    <w:rsid w:val="00F04CEF"/>
    <w:rsid w:val="00F04E06"/>
    <w:rsid w:val="00F05FB8"/>
    <w:rsid w:val="00F064DF"/>
    <w:rsid w:val="00F10445"/>
    <w:rsid w:val="00F109D5"/>
    <w:rsid w:val="00F12A0F"/>
    <w:rsid w:val="00F13501"/>
    <w:rsid w:val="00F146C8"/>
    <w:rsid w:val="00F148D9"/>
    <w:rsid w:val="00F14E7A"/>
    <w:rsid w:val="00F17D69"/>
    <w:rsid w:val="00F17E81"/>
    <w:rsid w:val="00F203E8"/>
    <w:rsid w:val="00F236A7"/>
    <w:rsid w:val="00F24CF6"/>
    <w:rsid w:val="00F257A9"/>
    <w:rsid w:val="00F25FC5"/>
    <w:rsid w:val="00F319F0"/>
    <w:rsid w:val="00F32F27"/>
    <w:rsid w:val="00F337E1"/>
    <w:rsid w:val="00F34AD8"/>
    <w:rsid w:val="00F35137"/>
    <w:rsid w:val="00F359D6"/>
    <w:rsid w:val="00F35B8C"/>
    <w:rsid w:val="00F36B07"/>
    <w:rsid w:val="00F36F4B"/>
    <w:rsid w:val="00F37B51"/>
    <w:rsid w:val="00F40940"/>
    <w:rsid w:val="00F4301F"/>
    <w:rsid w:val="00F445D1"/>
    <w:rsid w:val="00F456D9"/>
    <w:rsid w:val="00F45FF5"/>
    <w:rsid w:val="00F470E8"/>
    <w:rsid w:val="00F5113A"/>
    <w:rsid w:val="00F51897"/>
    <w:rsid w:val="00F520AF"/>
    <w:rsid w:val="00F5290D"/>
    <w:rsid w:val="00F53512"/>
    <w:rsid w:val="00F54F74"/>
    <w:rsid w:val="00F56713"/>
    <w:rsid w:val="00F571A0"/>
    <w:rsid w:val="00F57530"/>
    <w:rsid w:val="00F6008D"/>
    <w:rsid w:val="00F61D79"/>
    <w:rsid w:val="00F62A1B"/>
    <w:rsid w:val="00F62F91"/>
    <w:rsid w:val="00F63234"/>
    <w:rsid w:val="00F63ED3"/>
    <w:rsid w:val="00F650FB"/>
    <w:rsid w:val="00F6623B"/>
    <w:rsid w:val="00F66F34"/>
    <w:rsid w:val="00F70BA2"/>
    <w:rsid w:val="00F70FF5"/>
    <w:rsid w:val="00F716EB"/>
    <w:rsid w:val="00F734CB"/>
    <w:rsid w:val="00F740F3"/>
    <w:rsid w:val="00F74346"/>
    <w:rsid w:val="00F77928"/>
    <w:rsid w:val="00F8239E"/>
    <w:rsid w:val="00F845AB"/>
    <w:rsid w:val="00F93AC6"/>
    <w:rsid w:val="00F9416B"/>
    <w:rsid w:val="00F94893"/>
    <w:rsid w:val="00FA0A5A"/>
    <w:rsid w:val="00FA1D5E"/>
    <w:rsid w:val="00FA56C0"/>
    <w:rsid w:val="00FA7F8A"/>
    <w:rsid w:val="00FB1030"/>
    <w:rsid w:val="00FB1929"/>
    <w:rsid w:val="00FB1D7F"/>
    <w:rsid w:val="00FB1E8D"/>
    <w:rsid w:val="00FB294E"/>
    <w:rsid w:val="00FB2B0E"/>
    <w:rsid w:val="00FB3188"/>
    <w:rsid w:val="00FB52BB"/>
    <w:rsid w:val="00FB7CBA"/>
    <w:rsid w:val="00FC02EB"/>
    <w:rsid w:val="00FC04DA"/>
    <w:rsid w:val="00FC119B"/>
    <w:rsid w:val="00FC31E4"/>
    <w:rsid w:val="00FC41B9"/>
    <w:rsid w:val="00FC4D81"/>
    <w:rsid w:val="00FC53C6"/>
    <w:rsid w:val="00FC65FD"/>
    <w:rsid w:val="00FC6813"/>
    <w:rsid w:val="00FC689D"/>
    <w:rsid w:val="00FC6AB2"/>
    <w:rsid w:val="00FC6DE0"/>
    <w:rsid w:val="00FC726F"/>
    <w:rsid w:val="00FD0CE2"/>
    <w:rsid w:val="00FD1D57"/>
    <w:rsid w:val="00FD2F20"/>
    <w:rsid w:val="00FD5434"/>
    <w:rsid w:val="00FD5F32"/>
    <w:rsid w:val="00FD62E8"/>
    <w:rsid w:val="00FD6D13"/>
    <w:rsid w:val="00FE026B"/>
    <w:rsid w:val="00FE2172"/>
    <w:rsid w:val="00FE3473"/>
    <w:rsid w:val="00FE38C5"/>
    <w:rsid w:val="00FE4EC1"/>
    <w:rsid w:val="00FE6062"/>
    <w:rsid w:val="00FF0F12"/>
    <w:rsid w:val="00FF34E7"/>
    <w:rsid w:val="00FF67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AF3F2"/>
  <w15:chartTrackingRefBased/>
  <w15:docId w15:val="{CA49C993-C025-4021-9346-95616B3C0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0FC1"/>
    <w:pPr>
      <w:spacing w:after="0" w:line="240" w:lineRule="auto"/>
      <w:ind w:firstLine="709"/>
      <w:jc w:val="both"/>
    </w:pPr>
    <w:rPr>
      <w:rFonts w:ascii="Minion Pro" w:hAnsi="Minion Pro"/>
      <w:sz w:val="24"/>
    </w:rPr>
  </w:style>
  <w:style w:type="paragraph" w:styleId="Heading1">
    <w:name w:val="heading 1"/>
    <w:basedOn w:val="FirstParagraph"/>
    <w:next w:val="FirstParagraph"/>
    <w:link w:val="Heading1Char"/>
    <w:uiPriority w:val="9"/>
    <w:qFormat/>
    <w:rsid w:val="00CD5CAA"/>
    <w:pPr>
      <w:spacing w:before="240" w:after="120"/>
      <w:outlineLvl w:val="0"/>
    </w:pPr>
    <w:rPr>
      <w:b/>
      <w:sz w:val="32"/>
    </w:rPr>
  </w:style>
  <w:style w:type="paragraph" w:styleId="Heading2">
    <w:name w:val="heading 2"/>
    <w:basedOn w:val="Normal"/>
    <w:next w:val="FirstParagraph"/>
    <w:link w:val="Heading2Char"/>
    <w:uiPriority w:val="9"/>
    <w:unhideWhenUsed/>
    <w:qFormat/>
    <w:rsid w:val="002A0FC1"/>
    <w:pPr>
      <w:spacing w:before="240" w:after="120"/>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Paragraph">
    <w:name w:val="First Paragraph"/>
    <w:basedOn w:val="Normal"/>
    <w:next w:val="Normal"/>
    <w:link w:val="FirstParagraphChar"/>
    <w:qFormat/>
    <w:rsid w:val="002A0FC1"/>
    <w:pPr>
      <w:ind w:firstLine="0"/>
    </w:pPr>
  </w:style>
  <w:style w:type="character" w:customStyle="1" w:styleId="Heading1Char">
    <w:name w:val="Heading 1 Char"/>
    <w:basedOn w:val="DefaultParagraphFont"/>
    <w:link w:val="Heading1"/>
    <w:uiPriority w:val="9"/>
    <w:rsid w:val="00CD5CAA"/>
    <w:rPr>
      <w:rFonts w:ascii="Minion Pro" w:hAnsi="Minion Pro"/>
      <w:b/>
      <w:sz w:val="32"/>
    </w:rPr>
  </w:style>
  <w:style w:type="character" w:customStyle="1" w:styleId="FirstParagraphChar">
    <w:name w:val="First Paragraph Char"/>
    <w:basedOn w:val="DefaultParagraphFont"/>
    <w:link w:val="FirstParagraph"/>
    <w:rsid w:val="002A0FC1"/>
    <w:rPr>
      <w:rFonts w:ascii="Minion Pro" w:hAnsi="Minion Pro"/>
      <w:sz w:val="24"/>
    </w:rPr>
  </w:style>
  <w:style w:type="character" w:customStyle="1" w:styleId="Heading2Char">
    <w:name w:val="Heading 2 Char"/>
    <w:basedOn w:val="DefaultParagraphFont"/>
    <w:link w:val="Heading2"/>
    <w:uiPriority w:val="9"/>
    <w:rsid w:val="002A0FC1"/>
    <w:rPr>
      <w:rFonts w:ascii="Minion Pro" w:hAnsi="Minion Pro"/>
      <w:b/>
      <w:sz w:val="24"/>
    </w:rPr>
  </w:style>
  <w:style w:type="paragraph" w:customStyle="1" w:styleId="Formula">
    <w:name w:val="Formula"/>
    <w:basedOn w:val="Normal"/>
    <w:link w:val="FormulaChar"/>
    <w:qFormat/>
    <w:rsid w:val="003C3A63"/>
  </w:style>
  <w:style w:type="paragraph" w:styleId="FootnoteText">
    <w:name w:val="footnote text"/>
    <w:basedOn w:val="Normal"/>
    <w:link w:val="FootnoteTextChar"/>
    <w:uiPriority w:val="99"/>
    <w:semiHidden/>
    <w:unhideWhenUsed/>
    <w:rsid w:val="00D70BCD"/>
    <w:pPr>
      <w:ind w:firstLine="0"/>
    </w:pPr>
    <w:rPr>
      <w:sz w:val="20"/>
      <w:szCs w:val="20"/>
    </w:rPr>
  </w:style>
  <w:style w:type="character" w:customStyle="1" w:styleId="FormulaChar">
    <w:name w:val="Formula Char"/>
    <w:basedOn w:val="DefaultParagraphFont"/>
    <w:link w:val="Formula"/>
    <w:rsid w:val="003C3A63"/>
    <w:rPr>
      <w:rFonts w:ascii="Minion Pro" w:hAnsi="Minion Pro"/>
      <w:sz w:val="24"/>
    </w:rPr>
  </w:style>
  <w:style w:type="character" w:customStyle="1" w:styleId="FootnoteTextChar">
    <w:name w:val="Footnote Text Char"/>
    <w:basedOn w:val="DefaultParagraphFont"/>
    <w:link w:val="FootnoteText"/>
    <w:uiPriority w:val="99"/>
    <w:semiHidden/>
    <w:rsid w:val="00D70BCD"/>
    <w:rPr>
      <w:rFonts w:ascii="Minion Pro" w:hAnsi="Minion Pro"/>
      <w:sz w:val="20"/>
      <w:szCs w:val="20"/>
    </w:rPr>
  </w:style>
  <w:style w:type="character" w:styleId="FootnoteReference">
    <w:name w:val="footnote reference"/>
    <w:basedOn w:val="DefaultParagraphFont"/>
    <w:uiPriority w:val="99"/>
    <w:semiHidden/>
    <w:unhideWhenUsed/>
    <w:rsid w:val="00D70BCD"/>
    <w:rPr>
      <w:vertAlign w:val="superscript"/>
    </w:rPr>
  </w:style>
  <w:style w:type="paragraph" w:styleId="Header">
    <w:name w:val="header"/>
    <w:basedOn w:val="Normal"/>
    <w:link w:val="HeaderChar"/>
    <w:uiPriority w:val="99"/>
    <w:unhideWhenUsed/>
    <w:rsid w:val="00076D83"/>
    <w:pPr>
      <w:tabs>
        <w:tab w:val="center" w:pos="4513"/>
        <w:tab w:val="right" w:pos="9026"/>
      </w:tabs>
    </w:pPr>
  </w:style>
  <w:style w:type="character" w:customStyle="1" w:styleId="HeaderChar">
    <w:name w:val="Header Char"/>
    <w:basedOn w:val="DefaultParagraphFont"/>
    <w:link w:val="Header"/>
    <w:uiPriority w:val="99"/>
    <w:rsid w:val="00076D83"/>
    <w:rPr>
      <w:rFonts w:ascii="Minion Pro" w:hAnsi="Minion Pro"/>
      <w:sz w:val="24"/>
    </w:rPr>
  </w:style>
  <w:style w:type="paragraph" w:styleId="Footer">
    <w:name w:val="footer"/>
    <w:basedOn w:val="Normal"/>
    <w:link w:val="FooterChar"/>
    <w:uiPriority w:val="99"/>
    <w:unhideWhenUsed/>
    <w:rsid w:val="00076D83"/>
    <w:pPr>
      <w:tabs>
        <w:tab w:val="center" w:pos="4513"/>
        <w:tab w:val="right" w:pos="9026"/>
      </w:tabs>
    </w:pPr>
  </w:style>
  <w:style w:type="character" w:customStyle="1" w:styleId="FooterChar">
    <w:name w:val="Footer Char"/>
    <w:basedOn w:val="DefaultParagraphFont"/>
    <w:link w:val="Footer"/>
    <w:uiPriority w:val="99"/>
    <w:rsid w:val="00076D83"/>
    <w:rPr>
      <w:rFonts w:ascii="Minion Pro" w:hAnsi="Minion Pro"/>
      <w:sz w:val="24"/>
    </w:rPr>
  </w:style>
  <w:style w:type="character" w:styleId="CommentReference">
    <w:name w:val="annotation reference"/>
    <w:basedOn w:val="DefaultParagraphFont"/>
    <w:uiPriority w:val="99"/>
    <w:semiHidden/>
    <w:unhideWhenUsed/>
    <w:rsid w:val="00E83724"/>
    <w:rPr>
      <w:sz w:val="16"/>
      <w:szCs w:val="16"/>
    </w:rPr>
  </w:style>
  <w:style w:type="paragraph" w:styleId="CommentText">
    <w:name w:val="annotation text"/>
    <w:basedOn w:val="Normal"/>
    <w:link w:val="CommentTextChar"/>
    <w:uiPriority w:val="99"/>
    <w:semiHidden/>
    <w:unhideWhenUsed/>
    <w:rsid w:val="00E83724"/>
    <w:rPr>
      <w:sz w:val="20"/>
      <w:szCs w:val="20"/>
    </w:rPr>
  </w:style>
  <w:style w:type="character" w:customStyle="1" w:styleId="CommentTextChar">
    <w:name w:val="Comment Text Char"/>
    <w:basedOn w:val="DefaultParagraphFont"/>
    <w:link w:val="CommentText"/>
    <w:uiPriority w:val="99"/>
    <w:semiHidden/>
    <w:rsid w:val="00E83724"/>
    <w:rPr>
      <w:rFonts w:ascii="Minion Pro" w:hAnsi="Minion Pro"/>
      <w:sz w:val="20"/>
      <w:szCs w:val="20"/>
    </w:rPr>
  </w:style>
  <w:style w:type="paragraph" w:styleId="CommentSubject">
    <w:name w:val="annotation subject"/>
    <w:basedOn w:val="CommentText"/>
    <w:next w:val="CommentText"/>
    <w:link w:val="CommentSubjectChar"/>
    <w:uiPriority w:val="99"/>
    <w:semiHidden/>
    <w:unhideWhenUsed/>
    <w:rsid w:val="00E83724"/>
    <w:rPr>
      <w:b/>
      <w:bCs/>
    </w:rPr>
  </w:style>
  <w:style w:type="character" w:customStyle="1" w:styleId="CommentSubjectChar">
    <w:name w:val="Comment Subject Char"/>
    <w:basedOn w:val="CommentTextChar"/>
    <w:link w:val="CommentSubject"/>
    <w:uiPriority w:val="99"/>
    <w:semiHidden/>
    <w:rsid w:val="00E83724"/>
    <w:rPr>
      <w:rFonts w:ascii="Minion Pro" w:hAnsi="Minion Pro"/>
      <w:b/>
      <w:bCs/>
      <w:sz w:val="20"/>
      <w:szCs w:val="20"/>
    </w:rPr>
  </w:style>
  <w:style w:type="paragraph" w:styleId="BalloonText">
    <w:name w:val="Balloon Text"/>
    <w:basedOn w:val="Normal"/>
    <w:link w:val="BalloonTextChar"/>
    <w:uiPriority w:val="99"/>
    <w:semiHidden/>
    <w:unhideWhenUsed/>
    <w:rsid w:val="00E837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3724"/>
    <w:rPr>
      <w:rFonts w:ascii="Segoe UI" w:hAnsi="Segoe UI" w:cs="Segoe UI"/>
      <w:sz w:val="18"/>
      <w:szCs w:val="18"/>
    </w:rPr>
  </w:style>
  <w:style w:type="table" w:styleId="TableGrid">
    <w:name w:val="Table Grid"/>
    <w:basedOn w:val="TableNormal"/>
    <w:uiPriority w:val="39"/>
    <w:rsid w:val="00260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9052F"/>
    <w:pPr>
      <w:spacing w:after="0" w:line="240" w:lineRule="auto"/>
    </w:pPr>
    <w:rPr>
      <w:rFonts w:ascii="Minion Pro" w:hAnsi="Minion Pro"/>
      <w:sz w:val="24"/>
    </w:rPr>
  </w:style>
  <w:style w:type="paragraph" w:styleId="ListParagraph">
    <w:name w:val="List Paragraph"/>
    <w:basedOn w:val="Normal"/>
    <w:uiPriority w:val="34"/>
    <w:qFormat/>
    <w:rsid w:val="0019052F"/>
    <w:pPr>
      <w:ind w:left="720"/>
      <w:contextualSpacing/>
    </w:pPr>
  </w:style>
  <w:style w:type="paragraph" w:customStyle="1" w:styleId="Abstract">
    <w:name w:val="Abstract"/>
    <w:basedOn w:val="FirstParagraph"/>
    <w:next w:val="FirstParagraph"/>
    <w:link w:val="AbstractChar"/>
    <w:qFormat/>
    <w:rsid w:val="00814D91"/>
    <w:pPr>
      <w:spacing w:after="480"/>
    </w:pPr>
    <w:rPr>
      <w:i/>
    </w:rPr>
  </w:style>
  <w:style w:type="paragraph" w:styleId="Title">
    <w:name w:val="Title"/>
    <w:basedOn w:val="FirstParagraph"/>
    <w:next w:val="Normal"/>
    <w:link w:val="TitleChar"/>
    <w:uiPriority w:val="10"/>
    <w:qFormat/>
    <w:rsid w:val="007E5C49"/>
    <w:pPr>
      <w:spacing w:after="480" w:line="192" w:lineRule="auto"/>
      <w:contextualSpacing/>
    </w:pPr>
    <w:rPr>
      <w:rFonts w:asciiTheme="majorHAnsi" w:eastAsiaTheme="majorEastAsia" w:hAnsiTheme="majorHAnsi" w:cstheme="majorBidi"/>
      <w:spacing w:val="-10"/>
      <w:kern w:val="28"/>
      <w:sz w:val="64"/>
      <w:szCs w:val="56"/>
    </w:rPr>
  </w:style>
  <w:style w:type="character" w:customStyle="1" w:styleId="AbstractChar">
    <w:name w:val="Abstract Char"/>
    <w:basedOn w:val="FirstParagraphChar"/>
    <w:link w:val="Abstract"/>
    <w:rsid w:val="00814D91"/>
    <w:rPr>
      <w:rFonts w:ascii="Minion Pro" w:hAnsi="Minion Pro"/>
      <w:i/>
      <w:sz w:val="24"/>
    </w:rPr>
  </w:style>
  <w:style w:type="character" w:customStyle="1" w:styleId="TitleChar">
    <w:name w:val="Title Char"/>
    <w:basedOn w:val="DefaultParagraphFont"/>
    <w:link w:val="Title"/>
    <w:uiPriority w:val="10"/>
    <w:rsid w:val="007E5C49"/>
    <w:rPr>
      <w:rFonts w:asciiTheme="majorHAnsi" w:eastAsiaTheme="majorEastAsia" w:hAnsiTheme="majorHAnsi" w:cstheme="majorBidi"/>
      <w:spacing w:val="-10"/>
      <w:kern w:val="28"/>
      <w:sz w:val="64"/>
      <w:szCs w:val="56"/>
    </w:rPr>
  </w:style>
  <w:style w:type="character" w:styleId="Hyperlink">
    <w:name w:val="Hyperlink"/>
    <w:basedOn w:val="DefaultParagraphFont"/>
    <w:uiPriority w:val="99"/>
    <w:unhideWhenUsed/>
    <w:rsid w:val="006F726D"/>
    <w:rPr>
      <w:color w:val="0563C1" w:themeColor="hyperlink"/>
      <w:u w:val="single"/>
    </w:rPr>
  </w:style>
  <w:style w:type="character" w:styleId="UnresolvedMention">
    <w:name w:val="Unresolved Mention"/>
    <w:basedOn w:val="DefaultParagraphFont"/>
    <w:uiPriority w:val="99"/>
    <w:semiHidden/>
    <w:unhideWhenUsed/>
    <w:rsid w:val="006F7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185539">
      <w:bodyDiv w:val="1"/>
      <w:marLeft w:val="0"/>
      <w:marRight w:val="0"/>
      <w:marTop w:val="0"/>
      <w:marBottom w:val="0"/>
      <w:divBdr>
        <w:top w:val="none" w:sz="0" w:space="0" w:color="auto"/>
        <w:left w:val="none" w:sz="0" w:space="0" w:color="auto"/>
        <w:bottom w:val="none" w:sz="0" w:space="0" w:color="auto"/>
        <w:right w:val="none" w:sz="0" w:space="0" w:color="auto"/>
      </w:divBdr>
    </w:div>
    <w:div w:id="1698001135">
      <w:bodyDiv w:val="1"/>
      <w:marLeft w:val="0"/>
      <w:marRight w:val="0"/>
      <w:marTop w:val="0"/>
      <w:marBottom w:val="0"/>
      <w:divBdr>
        <w:top w:val="none" w:sz="0" w:space="0" w:color="auto"/>
        <w:left w:val="none" w:sz="0" w:space="0" w:color="auto"/>
        <w:bottom w:val="none" w:sz="0" w:space="0" w:color="auto"/>
        <w:right w:val="none" w:sz="0" w:space="0" w:color="auto"/>
      </w:divBdr>
    </w:div>
    <w:div w:id="1701852620">
      <w:bodyDiv w:val="1"/>
      <w:marLeft w:val="0"/>
      <w:marRight w:val="0"/>
      <w:marTop w:val="0"/>
      <w:marBottom w:val="0"/>
      <w:divBdr>
        <w:top w:val="none" w:sz="0" w:space="0" w:color="auto"/>
        <w:left w:val="none" w:sz="0" w:space="0" w:color="auto"/>
        <w:bottom w:val="none" w:sz="0" w:space="0" w:color="auto"/>
        <w:right w:val="none" w:sz="0" w:space="0" w:color="auto"/>
      </w:divBdr>
      <w:divsChild>
        <w:div w:id="1479111983">
          <w:marLeft w:val="0"/>
          <w:marRight w:val="0"/>
          <w:marTop w:val="0"/>
          <w:marBottom w:val="0"/>
          <w:divBdr>
            <w:top w:val="none" w:sz="0" w:space="0" w:color="auto"/>
            <w:left w:val="none" w:sz="0" w:space="0" w:color="auto"/>
            <w:bottom w:val="none" w:sz="0" w:space="0" w:color="auto"/>
            <w:right w:val="none" w:sz="0" w:space="0" w:color="auto"/>
          </w:divBdr>
          <w:divsChild>
            <w:div w:id="1956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nion Pro">
      <a:majorFont>
        <a:latin typeface="Minion Pro"/>
        <a:ea typeface=""/>
        <a:cs typeface=""/>
      </a:majorFont>
      <a:minorFont>
        <a:latin typeface="Minion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B6DB6-0485-456C-B33E-BF226AE1F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14</Pages>
  <Words>5582</Words>
  <Characters>31819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Karl Reimer</dc:creator>
  <cp:keywords/>
  <dc:description/>
  <cp:lastModifiedBy>James Rae</cp:lastModifiedBy>
  <cp:revision>12</cp:revision>
  <cp:lastPrinted>2018-08-22T15:07:00Z</cp:lastPrinted>
  <dcterms:created xsi:type="dcterms:W3CDTF">2018-10-22T15:43:00Z</dcterms:created>
  <dcterms:modified xsi:type="dcterms:W3CDTF">2018-10-22T16:49:00Z</dcterms:modified>
</cp:coreProperties>
</file>